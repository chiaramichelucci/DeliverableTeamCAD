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E20" w:rsidRPr="00BD00FA" w:rsidRDefault="001D1E20" w:rsidP="001D1E20">
      <w:pPr>
        <w:autoSpaceDE w:val="0"/>
        <w:autoSpaceDN w:val="0"/>
        <w:adjustRightInd w:val="0"/>
        <w:jc w:val="center"/>
        <w:rPr>
          <w:rFonts w:ascii="Cambria" w:hAnsi="Cambria" w:cs="Cambria"/>
          <w:b/>
          <w:shadow/>
          <w:color w:val="333399"/>
          <w:sz w:val="64"/>
          <w:szCs w:val="64"/>
        </w:rPr>
      </w:pPr>
      <w:r w:rsidRPr="00BD00FA">
        <w:rPr>
          <w:rFonts w:ascii="Cambria" w:hAnsi="Cambria" w:cs="Cambria"/>
          <w:b/>
          <w:shadow/>
          <w:color w:val="333399"/>
          <w:sz w:val="64"/>
          <w:szCs w:val="64"/>
        </w:rPr>
        <w:t>“</w:t>
      </w:r>
      <w:r>
        <w:rPr>
          <w:rFonts w:ascii="Cambria" w:hAnsi="Cambria" w:cs="Cambria"/>
          <w:b/>
          <w:shadow/>
          <w:color w:val="333399"/>
          <w:sz w:val="64"/>
          <w:szCs w:val="64"/>
        </w:rPr>
        <w:t>Software Engineering</w:t>
      </w:r>
      <w:r w:rsidRPr="00BD00FA">
        <w:rPr>
          <w:rFonts w:ascii="Cambria" w:hAnsi="Cambria" w:cs="Cambria"/>
          <w:b/>
          <w:shadow/>
          <w:color w:val="333399"/>
          <w:sz w:val="64"/>
          <w:szCs w:val="64"/>
        </w:rPr>
        <w:t xml:space="preserve">” </w:t>
      </w:r>
    </w:p>
    <w:p w:rsidR="001D1E20" w:rsidRDefault="001D1E20" w:rsidP="001D1E20">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Course</w:t>
      </w:r>
    </w:p>
    <w:p w:rsidR="001D1E20" w:rsidRDefault="001D1E20" w:rsidP="001D1E20">
      <w:pPr>
        <w:autoSpaceDE w:val="0"/>
        <w:autoSpaceDN w:val="0"/>
        <w:adjustRightInd w:val="0"/>
        <w:jc w:val="center"/>
        <w:rPr>
          <w:rFonts w:ascii="Cambria" w:hAnsi="Cambria" w:cs="Cambria"/>
          <w:b/>
          <w:color w:val="333399"/>
          <w:sz w:val="56"/>
          <w:szCs w:val="56"/>
        </w:rPr>
      </w:pPr>
      <w:r w:rsidRPr="001649AF">
        <w:rPr>
          <w:rFonts w:ascii="Cambria" w:hAnsi="Cambria" w:cs="Cambria"/>
          <w:b/>
          <w:color w:val="333399"/>
          <w:sz w:val="56"/>
          <w:szCs w:val="56"/>
          <w:lang w:val="it-IT"/>
        </w:rPr>
        <w:t>a.a</w:t>
      </w:r>
      <w:r>
        <w:rPr>
          <w:rFonts w:ascii="Cambria" w:hAnsi="Cambria" w:cs="Cambria"/>
          <w:b/>
          <w:color w:val="333399"/>
          <w:sz w:val="56"/>
          <w:szCs w:val="56"/>
        </w:rPr>
        <w:t>. 2019-2020</w:t>
      </w:r>
    </w:p>
    <w:p w:rsidR="001D1E20" w:rsidRPr="00CA33AE" w:rsidRDefault="001D1E20" w:rsidP="001D1E20">
      <w:pPr>
        <w:autoSpaceDE w:val="0"/>
        <w:autoSpaceDN w:val="0"/>
        <w:adjustRightInd w:val="0"/>
        <w:rPr>
          <w:rFonts w:ascii="Cambria" w:hAnsi="Cambria" w:cs="Cambria"/>
          <w:b/>
          <w:color w:val="333399"/>
          <w:sz w:val="40"/>
          <w:szCs w:val="56"/>
        </w:rPr>
      </w:pPr>
      <w:bookmarkStart w:id="0" w:name="_Hlk496605324"/>
    </w:p>
    <w:bookmarkEnd w:id="0"/>
    <w:p w:rsidR="001D1E20" w:rsidRDefault="001D1E20" w:rsidP="001D1E20">
      <w:pPr>
        <w:autoSpaceDE w:val="0"/>
        <w:autoSpaceDN w:val="0"/>
        <w:adjustRightInd w:val="0"/>
        <w:jc w:val="center"/>
        <w:rPr>
          <w:rFonts w:ascii="Cambria" w:hAnsi="Cambria" w:cs="Cambria"/>
          <w:b/>
          <w:color w:val="333399"/>
          <w:sz w:val="56"/>
          <w:szCs w:val="56"/>
        </w:rPr>
      </w:pPr>
    </w:p>
    <w:p w:rsidR="001D1E20" w:rsidRPr="00261CCF" w:rsidRDefault="001D1E20" w:rsidP="001D1E20">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rsidR="001D1E20" w:rsidRDefault="001D1E20" w:rsidP="001D1E20">
      <w:pPr>
        <w:autoSpaceDE w:val="0"/>
        <w:autoSpaceDN w:val="0"/>
        <w:adjustRightInd w:val="0"/>
        <w:jc w:val="center"/>
        <w:rPr>
          <w:rFonts w:ascii="Cambria" w:hAnsi="Cambria" w:cs="Cambria"/>
          <w:b/>
          <w:color w:val="333399"/>
          <w:sz w:val="56"/>
          <w:szCs w:val="56"/>
        </w:rPr>
      </w:pPr>
    </w:p>
    <w:p w:rsidR="001D1E20" w:rsidRPr="00F24146" w:rsidRDefault="001D1E20" w:rsidP="001D1E20">
      <w:pPr>
        <w:autoSpaceDE w:val="0"/>
        <w:autoSpaceDN w:val="0"/>
        <w:adjustRightInd w:val="0"/>
        <w:jc w:val="center"/>
        <w:rPr>
          <w:rFonts w:ascii="Cambria" w:hAnsi="Cambria" w:cs="Cambria"/>
          <w:b/>
          <w:color w:val="FF0000"/>
          <w:sz w:val="56"/>
          <w:szCs w:val="60"/>
          <w:lang w:val="en-GB"/>
        </w:rPr>
      </w:pPr>
      <w:r w:rsidRPr="00F24146">
        <w:rPr>
          <w:rFonts w:ascii="Cambria" w:hAnsi="Cambria" w:cs="Cambria"/>
          <w:b/>
          <w:color w:val="FF0000"/>
          <w:sz w:val="56"/>
          <w:szCs w:val="60"/>
          <w:lang w:val="en-GB"/>
        </w:rPr>
        <w:t>Progetto 4</w:t>
      </w:r>
    </w:p>
    <w:p w:rsidR="001D1E20" w:rsidRDefault="001D1E20" w:rsidP="001D1E20">
      <w:pPr>
        <w:autoSpaceDE w:val="0"/>
        <w:autoSpaceDN w:val="0"/>
        <w:adjustRightInd w:val="0"/>
        <w:jc w:val="center"/>
        <w:rPr>
          <w:rFonts w:ascii="Cambria" w:hAnsi="Cambria" w:cs="Cambria"/>
          <w:b/>
          <w:color w:val="FF0000"/>
          <w:sz w:val="44"/>
          <w:szCs w:val="60"/>
          <w:lang w:val="en-GB"/>
        </w:rPr>
      </w:pPr>
      <w:r w:rsidRPr="00F24146">
        <w:rPr>
          <w:rFonts w:ascii="Cambria" w:hAnsi="Cambria" w:cs="Cambria"/>
          <w:b/>
          <w:color w:val="FF0000"/>
          <w:sz w:val="44"/>
          <w:szCs w:val="60"/>
          <w:lang w:val="en-GB"/>
        </w:rPr>
        <w:t>Calendario, personalizzato, delle lezioni</w:t>
      </w: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Pr="00F24146" w:rsidRDefault="001D1E20" w:rsidP="001D1E20">
      <w:pPr>
        <w:autoSpaceDE w:val="0"/>
        <w:autoSpaceDN w:val="0"/>
        <w:adjustRightInd w:val="0"/>
        <w:jc w:val="center"/>
        <w:rPr>
          <w:rFonts w:ascii="Cambria" w:hAnsi="Cambria" w:cs="Cambria"/>
          <w:b/>
          <w:color w:val="FF0000"/>
          <w:sz w:val="44"/>
          <w:szCs w:val="60"/>
          <w:lang w:val="en-GB"/>
        </w:rPr>
      </w:pPr>
    </w:p>
    <w:p w:rsidR="00B629CA" w:rsidRDefault="00B629CA"/>
    <w:tbl>
      <w:tblPr>
        <w:tblW w:w="0" w:type="auto"/>
        <w:tblLook w:val="01E0"/>
      </w:tblPr>
      <w:tblGrid>
        <w:gridCol w:w="2660"/>
        <w:gridCol w:w="6520"/>
      </w:tblGrid>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Date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475DB" w:rsidP="001D1E20">
            <w:pPr>
              <w:autoSpaceDE w:val="0"/>
              <w:autoSpaceDN w:val="0"/>
              <w:adjustRightInd w:val="0"/>
              <w:jc w:val="both"/>
              <w:rPr>
                <w:rFonts w:ascii="Arial" w:hAnsi="Arial" w:cs="Arial"/>
                <w:color w:val="333399"/>
                <w:szCs w:val="20"/>
              </w:rPr>
            </w:pPr>
            <w:r>
              <w:rPr>
                <w:rFonts w:ascii="Arial" w:hAnsi="Arial" w:cs="Arial"/>
                <w:color w:val="333399"/>
                <w:szCs w:val="20"/>
              </w:rPr>
              <w:t>18/01</w:t>
            </w:r>
            <w:r w:rsidR="008F646F">
              <w:rPr>
                <w:rFonts w:ascii="Arial" w:hAnsi="Arial" w:cs="Arial"/>
                <w:color w:val="333399"/>
                <w:szCs w:val="20"/>
              </w:rPr>
              <w:t>/20</w:t>
            </w:r>
            <w:r>
              <w:rPr>
                <w:rFonts w:ascii="Arial" w:hAnsi="Arial" w:cs="Arial"/>
                <w:color w:val="333399"/>
                <w:szCs w:val="20"/>
              </w:rPr>
              <w:t>20</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Deliverable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lang w:val="it-IT"/>
              </w:rPr>
            </w:pPr>
            <w:r w:rsidRPr="001D1E20">
              <w:rPr>
                <w:rFonts w:ascii="Arial" w:hAnsi="Arial" w:cs="Arial"/>
                <w:color w:val="333399"/>
                <w:szCs w:val="20"/>
                <w:lang w:val="it-IT"/>
              </w:rPr>
              <w:t>D</w:t>
            </w:r>
            <w:r w:rsidR="001475DB">
              <w:rPr>
                <w:rFonts w:ascii="Arial" w:hAnsi="Arial" w:cs="Arial"/>
                <w:color w:val="333399"/>
                <w:szCs w:val="20"/>
                <w:lang w:val="it-IT"/>
              </w:rPr>
              <w:t>2</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Team (Name)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rPr>
            </w:pPr>
            <w:r w:rsidRPr="001D1E20">
              <w:rPr>
                <w:rFonts w:ascii="Arial" w:hAnsi="Arial" w:cs="Arial"/>
                <w:color w:val="333399"/>
                <w:szCs w:val="20"/>
              </w:rPr>
              <w:t>Team CAD</w:t>
            </w:r>
          </w:p>
        </w:tc>
      </w:tr>
    </w:tbl>
    <w:p w:rsidR="001D1E20" w:rsidRDefault="001D1E20" w:rsidP="001D1E20">
      <w:pPr>
        <w:jc w:val="both"/>
      </w:pPr>
    </w:p>
    <w:p w:rsidR="0055234F" w:rsidRDefault="0055234F" w:rsidP="001D1E20">
      <w:pPr>
        <w:jc w:val="both"/>
      </w:pPr>
    </w:p>
    <w:p w:rsidR="0055234F" w:rsidRDefault="0055234F" w:rsidP="001D1E20">
      <w:pPr>
        <w:jc w:val="both"/>
      </w:pPr>
    </w:p>
    <w:p w:rsidR="0055234F" w:rsidRPr="001D1E20" w:rsidRDefault="0055234F" w:rsidP="001D1E20">
      <w:pPr>
        <w:jc w:val="both"/>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1732"/>
        <w:gridCol w:w="5602"/>
      </w:tblGrid>
      <w:tr w:rsidR="001D1E20" w:rsidRPr="001D1E20" w:rsidTr="004F4A81">
        <w:tc>
          <w:tcPr>
            <w:tcW w:w="9180" w:type="dxa"/>
            <w:gridSpan w:val="3"/>
          </w:tcPr>
          <w:p w:rsidR="001D1E20" w:rsidRPr="001D1E20" w:rsidRDefault="001D1E20" w:rsidP="001D1E20">
            <w:pPr>
              <w:autoSpaceDE w:val="0"/>
              <w:autoSpaceDN w:val="0"/>
              <w:adjustRightInd w:val="0"/>
              <w:jc w:val="center"/>
              <w:rPr>
                <w:rFonts w:ascii="Arial" w:hAnsi="Arial" w:cs="Arial"/>
                <w:color w:val="333399"/>
                <w:szCs w:val="20"/>
              </w:rPr>
            </w:pPr>
            <w:r w:rsidRPr="001D1E20">
              <w:rPr>
                <w:rFonts w:ascii="Arial" w:hAnsi="Arial" w:cs="Arial"/>
                <w:b/>
                <w:color w:val="333399"/>
                <w:sz w:val="40"/>
                <w:szCs w:val="20"/>
              </w:rPr>
              <w:t>Team Members</w:t>
            </w:r>
          </w:p>
        </w:tc>
      </w:tr>
      <w:tr w:rsidR="001D1E20" w:rsidRPr="001D1E20" w:rsidTr="004F4A81">
        <w:tc>
          <w:tcPr>
            <w:tcW w:w="1846"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Name &amp; Surname</w:t>
            </w:r>
          </w:p>
        </w:tc>
        <w:tc>
          <w:tcPr>
            <w:tcW w:w="173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Matriculation Number</w:t>
            </w:r>
          </w:p>
        </w:tc>
        <w:tc>
          <w:tcPr>
            <w:tcW w:w="560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E-mail address</w:t>
            </w:r>
          </w:p>
        </w:tc>
      </w:tr>
      <w:tr w:rsidR="001D1E20" w:rsidRPr="001D1E20" w:rsidTr="004F4A81">
        <w:tc>
          <w:tcPr>
            <w:tcW w:w="1846" w:type="dxa"/>
          </w:tcPr>
          <w:p w:rsidR="001D1E20" w:rsidRPr="008F646F" w:rsidRDefault="001D1E20" w:rsidP="001D1E20">
            <w:pPr>
              <w:autoSpaceDE w:val="0"/>
              <w:autoSpaceDN w:val="0"/>
              <w:adjustRightInd w:val="0"/>
              <w:jc w:val="both"/>
              <w:rPr>
                <w:rFonts w:ascii="Arial" w:hAnsi="Arial" w:cs="Arial"/>
                <w:color w:val="333399"/>
                <w:sz w:val="28"/>
                <w:szCs w:val="28"/>
              </w:rPr>
            </w:pPr>
            <w:r w:rsidRPr="008F646F">
              <w:rPr>
                <w:rFonts w:ascii="Arial" w:hAnsi="Arial" w:cs="Arial"/>
                <w:color w:val="333399"/>
                <w:sz w:val="28"/>
                <w:szCs w:val="28"/>
              </w:rPr>
              <w:t>Chiara Michelucci</w:t>
            </w:r>
          </w:p>
        </w:tc>
        <w:tc>
          <w:tcPr>
            <w:tcW w:w="173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252633</w:t>
            </w:r>
          </w:p>
        </w:tc>
        <w:tc>
          <w:tcPr>
            <w:tcW w:w="560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chiara.michelucci@student.univaq.it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Dragos Stratulat</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248779</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dragoscatalin.stratulat@student.univaq.it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Alessandro Carestia </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244236</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alessandro.carestia@student.univaq.it</w:t>
            </w:r>
          </w:p>
        </w:tc>
      </w:tr>
    </w:tbl>
    <w:p w:rsidR="001D1E20" w:rsidRDefault="001D1E20"/>
    <w:p w:rsidR="001D1E20" w:rsidRDefault="001D1E20"/>
    <w:p w:rsidR="001D1E20" w:rsidRDefault="001D1E20"/>
    <w:p w:rsidR="001D1E20" w:rsidRDefault="001D1E20"/>
    <w:p w:rsidR="001D1E20" w:rsidRDefault="001D1E20"/>
    <w:p w:rsidR="001D1E20" w:rsidRDefault="001D1E20"/>
    <w:p w:rsidR="001D1E20" w:rsidRDefault="001D1E20"/>
    <w:p w:rsidR="001D1E20" w:rsidRPr="001D1E20" w:rsidRDefault="001D1E20" w:rsidP="001D1E20">
      <w:pPr>
        <w:pBdr>
          <w:bottom w:val="single" w:sz="8" w:space="4" w:color="4F81BD"/>
        </w:pBdr>
        <w:spacing w:after="300"/>
        <w:contextualSpacing/>
        <w:rPr>
          <w:rFonts w:ascii="Cambria" w:hAnsi="Cambria"/>
          <w:noProof/>
          <w:color w:val="17365D"/>
          <w:spacing w:val="5"/>
          <w:kern w:val="28"/>
          <w:sz w:val="52"/>
          <w:szCs w:val="52"/>
        </w:rPr>
      </w:pPr>
      <w:r w:rsidRPr="001D1E20">
        <w:rPr>
          <w:rFonts w:ascii="Cambria" w:hAnsi="Cambria"/>
          <w:noProof/>
          <w:color w:val="17365D"/>
          <w:spacing w:val="5"/>
          <w:kern w:val="28"/>
          <w:sz w:val="52"/>
          <w:szCs w:val="52"/>
        </w:rPr>
        <w:t>Table of Contents of this deliverable</w:t>
      </w:r>
    </w:p>
    <w:p w:rsidR="001D1E20" w:rsidRDefault="001D1E20"/>
    <w:p w:rsidR="001D1E20" w:rsidRDefault="001D1E20"/>
    <w:sdt>
      <w:sdtPr>
        <w:id w:val="1202887024"/>
        <w:docPartObj>
          <w:docPartGallery w:val="Table of Contents"/>
          <w:docPartUnique/>
        </w:docPartObj>
      </w:sdtPr>
      <w:sdtContent>
        <w:p w:rsidR="00D0356A" w:rsidRPr="00603B65" w:rsidRDefault="00D0356A" w:rsidP="00412666">
          <w:pPr>
            <w:pStyle w:val="Sommario1"/>
          </w:pPr>
          <w:r w:rsidRPr="00603B65">
            <w:t>List of Challenging/Risky Requirements or Tasks</w:t>
          </w:r>
          <w:r w:rsidR="00F60A02" w:rsidRPr="00603B65">
            <w:ptab w:relativeTo="margin" w:alignment="right" w:leader="dot"/>
          </w:r>
          <w:r w:rsidRPr="00603B65">
            <w:t>3</w:t>
          </w:r>
        </w:p>
        <w:p w:rsidR="00412666" w:rsidRDefault="00412666" w:rsidP="00412666">
          <w:pPr>
            <w:pStyle w:val="Sommario1"/>
          </w:pPr>
        </w:p>
        <w:p w:rsidR="00412666" w:rsidRDefault="00D0356A" w:rsidP="00412666">
          <w:pPr>
            <w:pStyle w:val="Sommario1"/>
          </w:pPr>
          <w:r w:rsidRPr="00603B65">
            <w:t>Stato dell’arte</w:t>
          </w:r>
          <w:r w:rsidR="00603B65">
            <w:t xml:space="preserve"> ......</w:t>
          </w:r>
          <w:r w:rsidRPr="00603B65">
            <w:t>....................................................................................</w:t>
          </w:r>
          <w:r w:rsidR="00603B65">
            <w:t>...............................................</w:t>
          </w:r>
          <w:r w:rsidRPr="00603B65">
            <w:t>..</w:t>
          </w:r>
          <w:r w:rsidR="00964F24">
            <w:t>4</w:t>
          </w:r>
        </w:p>
        <w:p w:rsidR="00412666" w:rsidRDefault="00412666" w:rsidP="00412666">
          <w:pPr>
            <w:pStyle w:val="Sommario1"/>
          </w:pPr>
        </w:p>
        <w:p w:rsidR="00412666" w:rsidRDefault="00603B65" w:rsidP="00412666">
          <w:pPr>
            <w:pStyle w:val="Sommario1"/>
          </w:pPr>
          <w:r>
            <w:t>Raffinamento dei requisiti..............................................................................................</w:t>
          </w:r>
          <w:r w:rsidR="00964F24">
            <w:t>...........................</w:t>
          </w:r>
          <w:r w:rsidR="006D31F5">
            <w:t>9</w:t>
          </w:r>
        </w:p>
        <w:p w:rsidR="00412666" w:rsidRDefault="00603B65" w:rsidP="00412666">
          <w:pPr>
            <w:pStyle w:val="Sommario1"/>
            <w:rPr>
              <w:b w:val="0"/>
            </w:rPr>
          </w:pPr>
          <w:r w:rsidRPr="00412666">
            <w:rPr>
              <w:b w:val="0"/>
            </w:rPr>
            <w:t xml:space="preserve">     Servizi (con prioritizzazione).......................................................</w:t>
          </w:r>
          <w:r w:rsidR="00412666">
            <w:rPr>
              <w:b w:val="0"/>
            </w:rPr>
            <w:t>........</w:t>
          </w:r>
          <w:r w:rsidRPr="00412666">
            <w:rPr>
              <w:b w:val="0"/>
            </w:rPr>
            <w:t>............................</w:t>
          </w:r>
          <w:r w:rsidR="00964F24">
            <w:rPr>
              <w:b w:val="0"/>
            </w:rPr>
            <w:t>...............................</w:t>
          </w:r>
          <w:r w:rsidR="006D31F5">
            <w:rPr>
              <w:b w:val="0"/>
            </w:rPr>
            <w:t>9</w:t>
          </w:r>
        </w:p>
        <w:p w:rsidR="00412666" w:rsidRDefault="00603B65" w:rsidP="00412666">
          <w:pPr>
            <w:pStyle w:val="Sommario1"/>
            <w:rPr>
              <w:b w:val="0"/>
            </w:rPr>
          </w:pPr>
          <w:r w:rsidRPr="00412666">
            <w:rPr>
              <w:b w:val="0"/>
            </w:rPr>
            <w:t xml:space="preserve">     Requisiti non funzionali...................................................................................................</w:t>
          </w:r>
          <w:r w:rsidR="00964F24">
            <w:rPr>
              <w:b w:val="0"/>
            </w:rPr>
            <w:t>............................</w:t>
          </w:r>
          <w:r w:rsidR="006D31F5">
            <w:rPr>
              <w:b w:val="0"/>
            </w:rPr>
            <w:t>10</w:t>
          </w:r>
        </w:p>
        <w:p w:rsidR="00412666" w:rsidRDefault="00603B65" w:rsidP="00412666">
          <w:pPr>
            <w:pStyle w:val="Sommario1"/>
            <w:rPr>
              <w:b w:val="0"/>
            </w:rPr>
          </w:pPr>
          <w:r w:rsidRPr="00412666">
            <w:rPr>
              <w:b w:val="0"/>
            </w:rPr>
            <w:t xml:space="preserve">     Scenari d’uso dettagliato.................................................................................................................</w:t>
          </w:r>
          <w:r w:rsidR="006D31F5">
            <w:rPr>
              <w:b w:val="0"/>
            </w:rPr>
            <w:t>............11</w:t>
          </w:r>
        </w:p>
        <w:p w:rsidR="00412666" w:rsidRDefault="00603B65" w:rsidP="00412666">
          <w:pPr>
            <w:pStyle w:val="Sommario1"/>
            <w:rPr>
              <w:b w:val="0"/>
            </w:rPr>
          </w:pPr>
          <w:r w:rsidRPr="00412666">
            <w:rPr>
              <w:b w:val="0"/>
            </w:rPr>
            <w:t xml:space="preserve">     Excluded Requirements................................................................................................</w:t>
          </w:r>
          <w:r w:rsidR="00964F24">
            <w:rPr>
              <w:b w:val="0"/>
            </w:rPr>
            <w:t>...............................</w:t>
          </w:r>
          <w:r w:rsidR="006D31F5">
            <w:rPr>
              <w:b w:val="0"/>
            </w:rPr>
            <w:t>11</w:t>
          </w:r>
        </w:p>
        <w:p w:rsidR="00412666" w:rsidRDefault="00603B65" w:rsidP="00412666">
          <w:pPr>
            <w:pStyle w:val="Sommario1"/>
            <w:rPr>
              <w:b w:val="0"/>
            </w:rPr>
          </w:pPr>
          <w:r w:rsidRPr="00412666">
            <w:rPr>
              <w:b w:val="0"/>
            </w:rPr>
            <w:t xml:space="preserve">     Assunzioni ........................................................................................</w:t>
          </w:r>
          <w:r w:rsidR="004F4A81">
            <w:rPr>
              <w:b w:val="0"/>
            </w:rPr>
            <w:t>............................</w:t>
          </w:r>
          <w:r w:rsidRPr="00412666">
            <w:rPr>
              <w:b w:val="0"/>
            </w:rPr>
            <w:t>..</w:t>
          </w:r>
          <w:r w:rsidR="006D31F5">
            <w:rPr>
              <w:b w:val="0"/>
            </w:rPr>
            <w:t>.............................12</w:t>
          </w:r>
        </w:p>
        <w:p w:rsidR="00412666" w:rsidRDefault="00603B65" w:rsidP="00412666">
          <w:pPr>
            <w:pStyle w:val="Sommario1"/>
          </w:pPr>
          <w:r w:rsidRPr="00412666">
            <w:rPr>
              <w:b w:val="0"/>
            </w:rPr>
            <w:t xml:space="preserve">     Use Case Diagrams......................................................................................................................................</w:t>
          </w:r>
          <w:r w:rsidR="00964F24">
            <w:rPr>
              <w:b w:val="0"/>
            </w:rPr>
            <w:t>1</w:t>
          </w:r>
          <w:r w:rsidR="006D31F5">
            <w:rPr>
              <w:b w:val="0"/>
            </w:rPr>
            <w:t>2</w:t>
          </w:r>
        </w:p>
        <w:p w:rsidR="00412666" w:rsidRDefault="00412666" w:rsidP="00412666">
          <w:pPr>
            <w:pStyle w:val="Sommario1"/>
          </w:pPr>
        </w:p>
        <w:p w:rsidR="00412666" w:rsidRDefault="00603B65" w:rsidP="00412666">
          <w:pPr>
            <w:pStyle w:val="Sommario1"/>
          </w:pPr>
          <w:r>
            <w:t>Architettura Software...........................................................................................................</w:t>
          </w:r>
          <w:r w:rsidR="00964F24">
            <w:t>...................</w:t>
          </w:r>
          <w:r w:rsidR="006D31F5">
            <w:t>13</w:t>
          </w:r>
        </w:p>
        <w:p w:rsidR="00412666" w:rsidRDefault="00603B65" w:rsidP="00412666">
          <w:pPr>
            <w:pStyle w:val="Sommario1"/>
            <w:rPr>
              <w:b w:val="0"/>
            </w:rPr>
          </w:pPr>
          <w:r>
            <w:t xml:space="preserve">     </w:t>
          </w:r>
          <w:r w:rsidRPr="00412666">
            <w:rPr>
              <w:b w:val="0"/>
            </w:rPr>
            <w:t>Component Diagram...............................................................................................................</w:t>
          </w:r>
          <w:r w:rsidR="00412666">
            <w:rPr>
              <w:b w:val="0"/>
            </w:rPr>
            <w:t>...................</w:t>
          </w:r>
          <w:r w:rsidR="00964F24">
            <w:rPr>
              <w:b w:val="0"/>
            </w:rPr>
            <w:t>.</w:t>
          </w:r>
          <w:r w:rsidR="006D31F5">
            <w:rPr>
              <w:b w:val="0"/>
            </w:rPr>
            <w:t>13</w:t>
          </w:r>
        </w:p>
        <w:p w:rsidR="00412666" w:rsidRDefault="00603B65" w:rsidP="00412666">
          <w:pPr>
            <w:pStyle w:val="Sommario1"/>
          </w:pPr>
          <w:r w:rsidRPr="00412666">
            <w:rPr>
              <w:b w:val="0"/>
            </w:rPr>
            <w:t xml:space="preserve">     Sequence Diagram</w:t>
          </w:r>
          <w:r w:rsidR="004F4A81">
            <w:rPr>
              <w:b w:val="0"/>
            </w:rPr>
            <w:t xml:space="preserve"> </w:t>
          </w:r>
          <w:r w:rsidRPr="00412666">
            <w:rPr>
              <w:b w:val="0"/>
            </w:rPr>
            <w:t>......................................................................................................................................</w:t>
          </w:r>
          <w:r w:rsidR="00964F24">
            <w:rPr>
              <w:b w:val="0"/>
            </w:rPr>
            <w:t>1</w:t>
          </w:r>
          <w:r w:rsidR="006D31F5">
            <w:rPr>
              <w:b w:val="0"/>
            </w:rPr>
            <w:t>4</w:t>
          </w:r>
        </w:p>
        <w:p w:rsidR="00412666" w:rsidRDefault="00412666" w:rsidP="00412666">
          <w:pPr>
            <w:pStyle w:val="Sommario1"/>
          </w:pPr>
        </w:p>
        <w:p w:rsidR="00412666" w:rsidRDefault="00603B65" w:rsidP="00412666">
          <w:pPr>
            <w:pStyle w:val="Sommario1"/>
          </w:pPr>
          <w:r>
            <w:t>Dati e loro modellazione..................................................................................................................</w:t>
          </w:r>
          <w:r w:rsidR="00412666">
            <w:t>.......</w:t>
          </w:r>
          <w:r w:rsidR="00964F24">
            <w:t>.1</w:t>
          </w:r>
          <w:r w:rsidR="006D31F5">
            <w:t>8</w:t>
          </w:r>
        </w:p>
        <w:p w:rsidR="00412666" w:rsidRDefault="00412666" w:rsidP="00412666">
          <w:pPr>
            <w:pStyle w:val="Sommario1"/>
          </w:pPr>
        </w:p>
        <w:p w:rsidR="00412666" w:rsidRDefault="00603B65" w:rsidP="00412666">
          <w:pPr>
            <w:pStyle w:val="Sommario1"/>
          </w:pPr>
          <w:r>
            <w:t>Design Decision........................................................................................................</w:t>
          </w:r>
          <w:r w:rsidR="00412666">
            <w:t>...............................</w:t>
          </w:r>
          <w:r w:rsidR="00964F24">
            <w:t>1</w:t>
          </w:r>
          <w:r w:rsidR="006D31F5">
            <w:t>9</w:t>
          </w:r>
        </w:p>
        <w:p w:rsidR="00412666" w:rsidRDefault="00412666" w:rsidP="00412666">
          <w:pPr>
            <w:pStyle w:val="Sommario1"/>
          </w:pPr>
        </w:p>
        <w:p w:rsidR="00412666" w:rsidRDefault="00603B65" w:rsidP="00412666">
          <w:pPr>
            <w:pStyle w:val="Sommario1"/>
          </w:pPr>
          <w:r>
            <w:t>Design di Basso Livello...........................................................................................</w:t>
          </w:r>
          <w:r w:rsidR="00412666">
            <w:t>...............................</w:t>
          </w:r>
          <w:r w:rsidR="001A2EC8">
            <w:t>...</w:t>
          </w:r>
          <w:r w:rsidR="006D31F5">
            <w:t>20</w:t>
          </w:r>
        </w:p>
        <w:p w:rsidR="00412666" w:rsidRDefault="00412666" w:rsidP="00412666">
          <w:pPr>
            <w:pStyle w:val="Sommario1"/>
          </w:pPr>
        </w:p>
        <w:p w:rsidR="00412666" w:rsidRDefault="00603B65" w:rsidP="00412666">
          <w:pPr>
            <w:pStyle w:val="Sommario1"/>
          </w:pPr>
          <w:r>
            <w:t>FRs and NFRs</w:t>
          </w:r>
          <w:r w:rsidR="00412666">
            <w:t>: are satisfied by design</w:t>
          </w:r>
          <w:r>
            <w:t>......................................................................</w:t>
          </w:r>
          <w:r w:rsidR="00412666">
            <w:t>...............................</w:t>
          </w:r>
          <w:r w:rsidR="006D31F5">
            <w:t>..21</w:t>
          </w:r>
        </w:p>
        <w:p w:rsidR="00412666" w:rsidRDefault="00412666" w:rsidP="00412666">
          <w:pPr>
            <w:pStyle w:val="Sommario1"/>
          </w:pPr>
        </w:p>
        <w:p w:rsidR="00412666" w:rsidRDefault="00603B65" w:rsidP="00412666">
          <w:pPr>
            <w:pStyle w:val="Sommario1"/>
          </w:pPr>
          <w:r>
            <w:t>Effort Recording</w:t>
          </w:r>
          <w:r w:rsidR="004F4A81">
            <w:t xml:space="preserve"> </w:t>
          </w:r>
          <w:r>
            <w:t>...................................................................................</w:t>
          </w:r>
          <w:r w:rsidR="00412666">
            <w:t>...............................</w:t>
          </w:r>
          <w:r w:rsidR="001A2EC8">
            <w:t>....................</w:t>
          </w:r>
          <w:r w:rsidR="006D31F5">
            <w:t>21</w:t>
          </w:r>
        </w:p>
        <w:p w:rsidR="0034590C" w:rsidRDefault="0034590C" w:rsidP="0034590C">
          <w:pPr>
            <w:pStyle w:val="Sommario1"/>
            <w:rPr>
              <w:b w:val="0"/>
            </w:rPr>
          </w:pPr>
          <w:r>
            <w:t xml:space="preserve">     </w:t>
          </w:r>
          <w:r>
            <w:rPr>
              <w:b w:val="0"/>
            </w:rPr>
            <w:t>Pert.............................................................................................................................................................</w:t>
          </w:r>
          <w:r w:rsidR="004F4A81">
            <w:rPr>
              <w:b w:val="0"/>
            </w:rPr>
            <w:t>.</w:t>
          </w:r>
          <w:r w:rsidR="006D31F5">
            <w:rPr>
              <w:b w:val="0"/>
            </w:rPr>
            <w:t>21</w:t>
          </w:r>
        </w:p>
        <w:p w:rsidR="004F4A81" w:rsidRDefault="004F4A81" w:rsidP="004F4A81">
          <w:pPr>
            <w:rPr>
              <w:rFonts w:asciiTheme="minorHAnsi" w:hAnsiTheme="minorHAnsi" w:cstheme="minorHAnsi"/>
              <w:sz w:val="22"/>
              <w:lang w:val="it-IT"/>
            </w:rPr>
          </w:pPr>
          <w:r>
            <w:rPr>
              <w:rFonts w:asciiTheme="minorHAnsi" w:hAnsiTheme="minorHAnsi" w:cstheme="minorHAnsi"/>
              <w:sz w:val="22"/>
              <w:lang w:val="it-IT"/>
            </w:rPr>
            <w:t xml:space="preserve">     Logging..........................................................................................................................</w:t>
          </w:r>
          <w:r w:rsidR="006D31F5">
            <w:rPr>
              <w:rFonts w:asciiTheme="minorHAnsi" w:hAnsiTheme="minorHAnsi" w:cstheme="minorHAnsi"/>
              <w:sz w:val="22"/>
              <w:lang w:val="it-IT"/>
            </w:rPr>
            <w:t>..............................22</w:t>
          </w:r>
        </w:p>
        <w:p w:rsidR="004F4A81" w:rsidRPr="004F4A81" w:rsidRDefault="004F4A81" w:rsidP="004F4A81">
          <w:pPr>
            <w:rPr>
              <w:rFonts w:asciiTheme="minorHAnsi" w:hAnsiTheme="minorHAnsi" w:cstheme="minorHAnsi"/>
              <w:sz w:val="22"/>
              <w:lang w:val="it-IT"/>
            </w:rPr>
          </w:pPr>
        </w:p>
        <w:p w:rsidR="00F60A02" w:rsidRDefault="00603B65" w:rsidP="00412666">
          <w:pPr>
            <w:pStyle w:val="Sommario1"/>
          </w:pPr>
          <w:r>
            <w:t>Appendix. Prototype</w:t>
          </w:r>
          <w:r w:rsidR="004F4A81">
            <w:t xml:space="preserve"> </w:t>
          </w:r>
          <w:r>
            <w:t>..................................................................................................................</w:t>
          </w:r>
          <w:r w:rsidR="001A2EC8">
            <w:t>.............</w:t>
          </w:r>
          <w:r w:rsidR="006D31F5">
            <w:t>23</w:t>
          </w:r>
        </w:p>
      </w:sdtContent>
    </w:sdt>
    <w:p w:rsidR="001D1E20" w:rsidRDefault="001D1E20"/>
    <w:p w:rsidR="001D1E20" w:rsidRDefault="001D1E20"/>
    <w:p w:rsidR="001D1E20" w:rsidRDefault="001D1E20"/>
    <w:p w:rsidR="001D1E20" w:rsidDel="007E798D" w:rsidRDefault="001D1E20" w:rsidP="001D1E20">
      <w:pPr>
        <w:keepNext/>
        <w:spacing w:before="240"/>
        <w:outlineLvl w:val="1"/>
        <w:rPr>
          <w:del w:id="1" w:author="HP" w:date="2019-12-22T12:07:00Z"/>
          <w:rFonts w:ascii="Arial" w:hAnsi="Arial" w:cs="Arial"/>
          <w:b/>
          <w:bCs/>
          <w:i/>
          <w:iCs/>
          <w:sz w:val="28"/>
          <w:szCs w:val="28"/>
        </w:rPr>
      </w:pPr>
      <w:r w:rsidRPr="001D1E20">
        <w:rPr>
          <w:rFonts w:ascii="Arial" w:hAnsi="Arial" w:cs="Arial"/>
          <w:b/>
          <w:bCs/>
          <w:i/>
          <w:iCs/>
          <w:sz w:val="28"/>
          <w:szCs w:val="28"/>
        </w:rPr>
        <w:lastRenderedPageBreak/>
        <w:t>List of Challenging/Risky Requirements or Tasks</w:t>
      </w:r>
    </w:p>
    <w:p w:rsidR="001D1E20" w:rsidRPr="001D1E20" w:rsidDel="007E798D" w:rsidRDefault="001D1E20" w:rsidP="001D1E20">
      <w:pPr>
        <w:keepNext/>
        <w:outlineLvl w:val="1"/>
        <w:rPr>
          <w:del w:id="2" w:author="HP" w:date="2019-12-22T12:07:00Z"/>
          <w:rFonts w:ascii="Arial" w:hAnsi="Arial" w:cs="Arial"/>
          <w:b/>
          <w:bCs/>
          <w:i/>
          <w:iCs/>
          <w:sz w:val="28"/>
          <w:szCs w:val="28"/>
        </w:rPr>
      </w:pPr>
    </w:p>
    <w:tbl>
      <w:tblPr>
        <w:tblW w:w="9639" w:type="dxa"/>
        <w:tblInd w:w="5" w:type="dxa"/>
        <w:tblLayout w:type="fixed"/>
        <w:tblCellMar>
          <w:left w:w="0" w:type="dxa"/>
          <w:right w:w="0" w:type="dxa"/>
        </w:tblCellMar>
        <w:tblLook w:val="0000"/>
      </w:tblPr>
      <w:tblGrid>
        <w:gridCol w:w="2410"/>
        <w:gridCol w:w="1175"/>
        <w:gridCol w:w="1410"/>
        <w:gridCol w:w="4644"/>
      </w:tblGrid>
      <w:tr w:rsidR="001D1E20" w:rsidRPr="001D1E20" w:rsidTr="001475DB">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Challenging Task</w:t>
            </w:r>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challenge is resolved</w:t>
            </w:r>
          </w:p>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Explanation on how the challenge has been managed</w:t>
            </w:r>
          </w:p>
        </w:tc>
      </w:tr>
      <w:tr w:rsidR="001D1E20" w:rsidRPr="001D1E20" w:rsidTr="001475DB">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3" w:author="HP" w:date="2019-12-22T11:56:00Z">
              <w:r w:rsidRPr="001D1E20" w:rsidDel="00EB470B">
                <w:delText>Integrazione  con sistemi già esistenti</w:delText>
              </w:r>
            </w:del>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4" w:author="HP" w:date="2019-12-22T11:56:00Z">
              <w:r w:rsidRPr="001D1E20" w:rsidDel="00EB470B">
                <w:delText>27/11/2019</w:delText>
              </w:r>
            </w:del>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 w:rsidR="001D1E20" w:rsidRPr="001D1E20" w:rsidRDefault="001D1E20" w:rsidP="001D1E20"/>
          <w:p w:rsidR="001D1E20" w:rsidRPr="001D1E20" w:rsidRDefault="001D1E20" w:rsidP="001D1E20"/>
        </w:tc>
      </w:tr>
      <w:tr w:rsidR="001D1E20" w:rsidRPr="001D1E20" w:rsidTr="001475DB">
        <w:trPr>
          <w:trHeight w:val="589"/>
        </w:trPr>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5" w:author="HP" w:date="2019-12-22T11:56:00Z">
              <w:r w:rsidRPr="001D1E20" w:rsidDel="00EB470B">
                <w:delText>Indipendenza da una specifica università</w:delText>
              </w:r>
            </w:del>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6" w:author="HP" w:date="2019-12-22T11:57:00Z">
              <w:r w:rsidRPr="001D1E20" w:rsidDel="00EB470B">
                <w:delText>27/11/2019</w:delText>
              </w:r>
            </w:del>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 w:rsidR="001D1E20" w:rsidRPr="001D1E20" w:rsidRDefault="001D1E20" w:rsidP="001D1E20"/>
          <w:p w:rsidR="001D1E20" w:rsidRPr="001D1E20" w:rsidRDefault="001D1E20" w:rsidP="001D1E20"/>
        </w:tc>
      </w:tr>
      <w:tr w:rsidR="001D1E20" w:rsidRPr="001D1E20" w:rsidTr="001475DB">
        <w:trPr>
          <w:trHeight w:val="753"/>
        </w:trPr>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Limitazione del data entry</w:t>
            </w:r>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EB470B" w:rsidP="001D1E20">
            <w:ins w:id="7" w:author="HP" w:date="2019-12-22T11:57:00Z">
              <w:r>
                <w:t>19/12/2019</w:t>
              </w:r>
            </w:ins>
          </w:p>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7E798D" w:rsidP="001D1E20">
            <w:ins w:id="8" w:author="HP" w:date="2019-12-22T12:06:00Z">
              <w:r w:rsidRPr="007E798D">
                <w:t>Gli amministratori avranno a disposizione funzionalità per facilitare l’inserimento multiplo di lezioni. Agli studenti verrà facilitato la selezione delle materie di interesse grazie ai dati inseriti durante la fase di registrazione. Le soluzioni adottate saranno discusse nel dettaglio nelle sezioni a seguire.</w:t>
              </w:r>
            </w:ins>
          </w:p>
        </w:tc>
      </w:tr>
      <w:tr w:rsidR="001D1E20" w:rsidRPr="001D1E20" w:rsidTr="001475DB">
        <w:trPr>
          <w:trHeight w:val="753"/>
        </w:trPr>
        <w:tc>
          <w:tcPr>
            <w:tcW w:w="2410" w:type="dxa"/>
            <w:tcBorders>
              <w:left w:val="single" w:sz="4" w:space="0" w:color="000001"/>
              <w:bottom w:val="single" w:sz="4" w:space="0" w:color="000001"/>
              <w:right w:val="single" w:sz="4" w:space="0" w:color="000001"/>
            </w:tcBorders>
          </w:tcPr>
          <w:p w:rsidR="001D1E20" w:rsidRPr="001D1E20" w:rsidRDefault="001D1E20" w:rsidP="001D1E20">
            <w:r w:rsidRPr="001D1E20">
              <w:t>Implementazione supporto vocale</w:t>
            </w:r>
          </w:p>
        </w:tc>
        <w:tc>
          <w:tcPr>
            <w:tcW w:w="117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ins w:id="9" w:author="HP" w:date="2019-12-22T11:57:00Z">
              <w:r>
                <w:t>19/12/2019</w:t>
              </w:r>
            </w:ins>
          </w:p>
        </w:tc>
        <w:tc>
          <w:tcPr>
            <w:tcW w:w="4644" w:type="dxa"/>
            <w:tcBorders>
              <w:left w:val="single" w:sz="4" w:space="0" w:color="000001"/>
              <w:bottom w:val="single" w:sz="4" w:space="0" w:color="000001"/>
              <w:right w:val="single" w:sz="4" w:space="0" w:color="000001"/>
            </w:tcBorders>
          </w:tcPr>
          <w:p w:rsidR="001D1E20" w:rsidRPr="001D1E20" w:rsidRDefault="007E798D" w:rsidP="001D1E20">
            <w:ins w:id="10" w:author="HP" w:date="2019-12-22T12:06:00Z">
              <w:r w:rsidRPr="007E798D">
                <w:t>Il gruppo ha convenuto che un eventuale supporto vocale non porterebbe ad un significativo miglioramento della user experience,</w:t>
              </w:r>
            </w:ins>
            <w:ins w:id="11" w:author="HP" w:date="2020-01-16T08:53:00Z">
              <w:r w:rsidR="001475DB" w:rsidRPr="001475DB">
                <w:t xml:space="preserve"> in quanto tale funzionalità trova maggior utilità in applicazioni come quelle telefoniche (ad esempio call center automatici), sistemi di dettatura e sistemi di controllo per la navigazione satellitare o</w:t>
              </w:r>
            </w:ins>
            <w:ins w:id="12" w:author="HP" w:date="2020-01-16T08:54:00Z">
              <w:r w:rsidR="001475DB">
                <w:t xml:space="preserve"> </w:t>
              </w:r>
              <w:r w:rsidR="001475DB" w:rsidRPr="001475DB">
                <w:t>del telefono in auto tramite comandi vocali</w:t>
              </w:r>
              <w:r w:rsidR="001475DB">
                <w:t>.</w:t>
              </w:r>
            </w:ins>
            <w:ins w:id="13" w:author="HP" w:date="2019-12-22T12:06:00Z">
              <w:r w:rsidR="001475DB">
                <w:t xml:space="preserve"> </w:t>
              </w:r>
            </w:ins>
            <w:ins w:id="14" w:author="HP" w:date="2020-01-16T08:54:00Z">
              <w:r w:rsidR="001475DB">
                <w:t>P</w:t>
              </w:r>
            </w:ins>
            <w:ins w:id="15" w:author="HP" w:date="2019-12-22T12:06:00Z">
              <w:r w:rsidRPr="007E798D">
                <w:t>ertanto non verrà implementato.</w:t>
              </w:r>
            </w:ins>
          </w:p>
        </w:tc>
      </w:tr>
      <w:tr w:rsidR="001D1E20" w:rsidRPr="001D1E20" w:rsidTr="001475DB">
        <w:trPr>
          <w:trHeight w:val="753"/>
        </w:trPr>
        <w:tc>
          <w:tcPr>
            <w:tcW w:w="2410" w:type="dxa"/>
            <w:tcBorders>
              <w:left w:val="single" w:sz="4" w:space="0" w:color="000001"/>
              <w:bottom w:val="single" w:sz="4" w:space="0" w:color="000001"/>
              <w:right w:val="single" w:sz="4" w:space="0" w:color="000001"/>
            </w:tcBorders>
          </w:tcPr>
          <w:p w:rsidR="001D1E20" w:rsidRPr="001D1E20" w:rsidRDefault="001D1E20" w:rsidP="001D1E20">
            <w:r w:rsidRPr="001D1E20">
              <w:t>Gestione cambio aula/orario lezione</w:t>
            </w:r>
            <w:ins w:id="16" w:author="HP" w:date="2019-12-22T11:57:00Z">
              <w:r w:rsidR="00EB470B">
                <w:t xml:space="preserve"> e/o annullamento senza recupero</w:t>
              </w:r>
            </w:ins>
          </w:p>
        </w:tc>
        <w:tc>
          <w:tcPr>
            <w:tcW w:w="117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ins w:id="17" w:author="HP" w:date="2019-12-22T11:57:00Z">
              <w:r>
                <w:t>19/12/2019</w:t>
              </w:r>
            </w:ins>
          </w:p>
        </w:tc>
        <w:tc>
          <w:tcPr>
            <w:tcW w:w="4644" w:type="dxa"/>
            <w:tcBorders>
              <w:left w:val="single" w:sz="4" w:space="0" w:color="000001"/>
              <w:bottom w:val="single" w:sz="4" w:space="0" w:color="000001"/>
              <w:right w:val="single" w:sz="4" w:space="0" w:color="000001"/>
            </w:tcBorders>
          </w:tcPr>
          <w:p w:rsidR="001D1E20" w:rsidRPr="001D1E20" w:rsidRDefault="007E798D" w:rsidP="001D1E20">
            <w:ins w:id="18" w:author="HP" w:date="2019-12-22T12:06:00Z">
              <w:r w:rsidRPr="007E798D">
                <w:t>Gli amministratori avranno a disposizione più funzionalità specifiche per far fronte ai differenti casi di modifica delle lezioni. Il sistema provvederà a notificare (tramite e-mail) tali cambi agli studenti interessati.</w:t>
              </w:r>
            </w:ins>
          </w:p>
        </w:tc>
      </w:tr>
      <w:tr w:rsidR="001D1E20" w:rsidRPr="001D1E20" w:rsidTr="001475DB">
        <w:trPr>
          <w:trHeight w:val="578"/>
        </w:trPr>
        <w:tc>
          <w:tcPr>
            <w:tcW w:w="2410" w:type="dxa"/>
            <w:tcBorders>
              <w:left w:val="single" w:sz="4" w:space="0" w:color="000001"/>
              <w:bottom w:val="single" w:sz="4" w:space="0" w:color="000001"/>
              <w:right w:val="single" w:sz="4" w:space="0" w:color="000001"/>
            </w:tcBorders>
          </w:tcPr>
          <w:p w:rsidR="001D1E20" w:rsidRPr="001D1E20" w:rsidRDefault="001D1E20" w:rsidP="001D1E20">
            <w:del w:id="19" w:author="HP" w:date="2019-12-22T11:58:00Z">
              <w:r w:rsidRPr="001D1E20" w:rsidDel="00EB470B">
                <w:delText>Implementazione widget</w:delText>
              </w:r>
            </w:del>
          </w:p>
        </w:tc>
        <w:tc>
          <w:tcPr>
            <w:tcW w:w="1175" w:type="dxa"/>
            <w:tcBorders>
              <w:left w:val="single" w:sz="4" w:space="0" w:color="000001"/>
              <w:bottom w:val="single" w:sz="4" w:space="0" w:color="000001"/>
              <w:right w:val="single" w:sz="4" w:space="0" w:color="000001"/>
            </w:tcBorders>
          </w:tcPr>
          <w:p w:rsidR="001D1E20" w:rsidRPr="001D1E20" w:rsidRDefault="001D1E20" w:rsidP="001D1E20">
            <w:del w:id="20" w:author="HP" w:date="2019-12-22T12:00:00Z">
              <w:r w:rsidRPr="001D1E20" w:rsidDel="00EB470B">
                <w:delText>27/11/2019</w:delText>
              </w:r>
            </w:del>
          </w:p>
        </w:tc>
        <w:tc>
          <w:tcPr>
            <w:tcW w:w="1410" w:type="dxa"/>
            <w:tcBorders>
              <w:left w:val="single" w:sz="4" w:space="0" w:color="000001"/>
              <w:bottom w:val="single" w:sz="4" w:space="0" w:color="000001"/>
              <w:right w:val="single" w:sz="4" w:space="0" w:color="000001"/>
            </w:tcBorders>
          </w:tcPr>
          <w:p w:rsidR="001D1E20" w:rsidRPr="001D1E20" w:rsidRDefault="001D1E20" w:rsidP="001D1E20"/>
        </w:tc>
        <w:tc>
          <w:tcPr>
            <w:tcW w:w="4644" w:type="dxa"/>
            <w:tcBorders>
              <w:left w:val="single" w:sz="4" w:space="0" w:color="000001"/>
              <w:bottom w:val="single" w:sz="4" w:space="0" w:color="000001"/>
              <w:right w:val="single" w:sz="4" w:space="0" w:color="000001"/>
            </w:tcBorders>
          </w:tcPr>
          <w:p w:rsidR="001D1E20" w:rsidRPr="001D1E20" w:rsidRDefault="001D1E20" w:rsidP="001D1E20"/>
        </w:tc>
      </w:tr>
      <w:tr w:rsidR="00EB470B" w:rsidRPr="001D1E20" w:rsidTr="001475DB">
        <w:trPr>
          <w:trHeight w:val="753"/>
        </w:trPr>
        <w:tc>
          <w:tcPr>
            <w:tcW w:w="2410" w:type="dxa"/>
            <w:tcBorders>
              <w:left w:val="single" w:sz="4" w:space="0" w:color="000001"/>
              <w:bottom w:val="single" w:sz="4" w:space="0" w:color="000001"/>
              <w:right w:val="single" w:sz="4" w:space="0" w:color="000001"/>
            </w:tcBorders>
          </w:tcPr>
          <w:p w:rsidR="00EB470B" w:rsidRPr="001D1E20" w:rsidRDefault="00EB470B" w:rsidP="006E645F">
            <w:ins w:id="21" w:author="HP" w:date="2019-12-22T12:00:00Z">
              <w:r>
                <w:t>Come tenere aggiornati i dati di una dashboard studente limitando le richieste client</w:t>
              </w:r>
            </w:ins>
          </w:p>
        </w:tc>
        <w:tc>
          <w:tcPr>
            <w:tcW w:w="1175" w:type="dxa"/>
            <w:tcBorders>
              <w:left w:val="single" w:sz="4" w:space="0" w:color="000001"/>
              <w:bottom w:val="single" w:sz="4" w:space="0" w:color="000001"/>
              <w:right w:val="single" w:sz="4" w:space="0" w:color="000001"/>
            </w:tcBorders>
          </w:tcPr>
          <w:p w:rsidR="00EB470B" w:rsidRPr="001D1E20" w:rsidRDefault="00EB470B" w:rsidP="006E645F">
            <w:ins w:id="22" w:author="HP" w:date="2019-12-22T12:01:00Z">
              <w:r>
                <w:t>19/12/2019</w:t>
              </w:r>
            </w:ins>
          </w:p>
        </w:tc>
        <w:tc>
          <w:tcPr>
            <w:tcW w:w="1410" w:type="dxa"/>
            <w:tcBorders>
              <w:left w:val="single" w:sz="4" w:space="0" w:color="000001"/>
              <w:bottom w:val="single" w:sz="4" w:space="0" w:color="000001"/>
              <w:right w:val="single" w:sz="4" w:space="0" w:color="000001"/>
            </w:tcBorders>
          </w:tcPr>
          <w:p w:rsidR="00EB470B" w:rsidRPr="001D1E20" w:rsidRDefault="00EB470B" w:rsidP="006E645F"/>
        </w:tc>
        <w:tc>
          <w:tcPr>
            <w:tcW w:w="4644" w:type="dxa"/>
            <w:tcBorders>
              <w:left w:val="single" w:sz="4" w:space="0" w:color="000001"/>
              <w:bottom w:val="single" w:sz="4" w:space="0" w:color="000001"/>
              <w:right w:val="single" w:sz="4" w:space="0" w:color="000001"/>
            </w:tcBorders>
          </w:tcPr>
          <w:p w:rsidR="00EB470B" w:rsidRPr="001D1E20" w:rsidRDefault="00EB470B" w:rsidP="006E645F"/>
        </w:tc>
      </w:tr>
      <w:tr w:rsidR="00EB470B" w:rsidRPr="001D1E20" w:rsidTr="001475DB">
        <w:trPr>
          <w:trHeight w:val="753"/>
        </w:trPr>
        <w:tc>
          <w:tcPr>
            <w:tcW w:w="2410" w:type="dxa"/>
            <w:tcBorders>
              <w:left w:val="single" w:sz="4" w:space="0" w:color="000001"/>
              <w:bottom w:val="single" w:sz="4" w:space="0" w:color="000001"/>
              <w:right w:val="single" w:sz="4" w:space="0" w:color="000001"/>
            </w:tcBorders>
          </w:tcPr>
          <w:p w:rsidR="00EB470B" w:rsidRPr="001D1E20" w:rsidRDefault="00EB470B" w:rsidP="006E645F">
            <w:ins w:id="23" w:author="HP" w:date="2019-12-22T12:03:00Z">
              <w:r>
                <w:t>Tempo di vita dei dati relativi alle singole lezioni</w:t>
              </w:r>
            </w:ins>
          </w:p>
        </w:tc>
        <w:tc>
          <w:tcPr>
            <w:tcW w:w="1175" w:type="dxa"/>
            <w:tcBorders>
              <w:left w:val="single" w:sz="4" w:space="0" w:color="000001"/>
              <w:bottom w:val="single" w:sz="4" w:space="0" w:color="000001"/>
              <w:right w:val="single" w:sz="4" w:space="0" w:color="000001"/>
            </w:tcBorders>
          </w:tcPr>
          <w:p w:rsidR="00EB470B" w:rsidRPr="001D1E20" w:rsidRDefault="00EB470B" w:rsidP="006E645F">
            <w:ins w:id="24" w:author="HP" w:date="2019-12-22T12:03:00Z">
              <w:r>
                <w:t>19/12/2019</w:t>
              </w:r>
            </w:ins>
          </w:p>
        </w:tc>
        <w:tc>
          <w:tcPr>
            <w:tcW w:w="1410" w:type="dxa"/>
            <w:tcBorders>
              <w:left w:val="single" w:sz="4" w:space="0" w:color="000001"/>
              <w:bottom w:val="single" w:sz="4" w:space="0" w:color="000001"/>
              <w:right w:val="single" w:sz="4" w:space="0" w:color="000001"/>
            </w:tcBorders>
          </w:tcPr>
          <w:p w:rsidR="00EB470B" w:rsidRPr="001D1E20" w:rsidRDefault="007E798D" w:rsidP="006E645F">
            <w:ins w:id="25" w:author="HP" w:date="2019-12-22T12:04:00Z">
              <w:r>
                <w:t>19/12/2019</w:t>
              </w:r>
            </w:ins>
          </w:p>
        </w:tc>
        <w:tc>
          <w:tcPr>
            <w:tcW w:w="4644" w:type="dxa"/>
            <w:tcBorders>
              <w:left w:val="single" w:sz="4" w:space="0" w:color="000001"/>
              <w:bottom w:val="single" w:sz="4" w:space="0" w:color="000001"/>
              <w:right w:val="single" w:sz="4" w:space="0" w:color="000001"/>
            </w:tcBorders>
          </w:tcPr>
          <w:p w:rsidR="00EB470B" w:rsidRPr="001D1E20" w:rsidRDefault="007E798D" w:rsidP="006E645F">
            <w:ins w:id="26" w:author="HP" w:date="2019-12-22T12:07:00Z">
              <w:r w:rsidRPr="007E798D">
                <w:t>Vista la diversità tra i calendari didattici di corsi diversi il team ha convenuto che non è possibile stabilire una durata standard, pertanto verrà data agli amministratori la possibilità di impostarlo manualmente per ogni corso.</w:t>
              </w:r>
            </w:ins>
          </w:p>
        </w:tc>
      </w:tr>
      <w:tr w:rsidR="00EB470B" w:rsidRPr="001D1E20" w:rsidTr="001475DB">
        <w:trPr>
          <w:trHeight w:val="753"/>
        </w:trPr>
        <w:tc>
          <w:tcPr>
            <w:tcW w:w="2410" w:type="dxa"/>
            <w:tcBorders>
              <w:left w:val="single" w:sz="4" w:space="0" w:color="000001"/>
              <w:bottom w:val="single" w:sz="4" w:space="0" w:color="000001"/>
              <w:right w:val="single" w:sz="4" w:space="0" w:color="000001"/>
            </w:tcBorders>
          </w:tcPr>
          <w:p w:rsidR="00EB470B" w:rsidRPr="001D1E20" w:rsidRDefault="00EB470B" w:rsidP="006E645F">
            <w:ins w:id="27" w:author="HP" w:date="2019-12-22T12:03:00Z">
              <w:r>
                <w:t>Gestione diversificata per utenti (studenti) registrati e non</w:t>
              </w:r>
            </w:ins>
          </w:p>
        </w:tc>
        <w:tc>
          <w:tcPr>
            <w:tcW w:w="1175" w:type="dxa"/>
            <w:tcBorders>
              <w:left w:val="single" w:sz="4" w:space="0" w:color="000001"/>
              <w:bottom w:val="single" w:sz="4" w:space="0" w:color="000001"/>
              <w:right w:val="single" w:sz="4" w:space="0" w:color="000001"/>
            </w:tcBorders>
          </w:tcPr>
          <w:p w:rsidR="00EB470B" w:rsidRPr="001D1E20" w:rsidRDefault="00EB470B" w:rsidP="006E645F">
            <w:ins w:id="28" w:author="HP" w:date="2019-12-22T12:03:00Z">
              <w:r>
                <w:t>19/12/2019</w:t>
              </w:r>
            </w:ins>
          </w:p>
        </w:tc>
        <w:tc>
          <w:tcPr>
            <w:tcW w:w="1410" w:type="dxa"/>
            <w:tcBorders>
              <w:left w:val="single" w:sz="4" w:space="0" w:color="000001"/>
              <w:bottom w:val="single" w:sz="4" w:space="0" w:color="000001"/>
              <w:right w:val="single" w:sz="4" w:space="0" w:color="000001"/>
            </w:tcBorders>
          </w:tcPr>
          <w:p w:rsidR="00EB470B" w:rsidRPr="001D1E20" w:rsidRDefault="007E798D" w:rsidP="006E645F">
            <w:ins w:id="29" w:author="HP" w:date="2019-12-22T12:04:00Z">
              <w:r>
                <w:t>19/12/2019</w:t>
              </w:r>
            </w:ins>
          </w:p>
        </w:tc>
        <w:tc>
          <w:tcPr>
            <w:tcW w:w="4644" w:type="dxa"/>
            <w:tcBorders>
              <w:left w:val="single" w:sz="4" w:space="0" w:color="000001"/>
              <w:bottom w:val="single" w:sz="4" w:space="0" w:color="000001"/>
              <w:right w:val="single" w:sz="4" w:space="0" w:color="000001"/>
            </w:tcBorders>
          </w:tcPr>
          <w:p w:rsidR="00EB470B" w:rsidRPr="007E798D" w:rsidRDefault="007E798D" w:rsidP="007E798D">
            <w:ins w:id="30" w:author="HP" w:date="2019-12-22T12:07:00Z">
              <w:r w:rsidRPr="007E798D">
                <w:t>Gli utenti non registrati potranno scegliere solo il corso di laurea e il relativo anno di interesse, e generare un calendario in base ad esso. Gli utenti registrati, invece, avranno a disposizione diverse funzionalità grazie ai dati inseriti in fase di registrazione.</w:t>
              </w:r>
            </w:ins>
          </w:p>
        </w:tc>
      </w:tr>
      <w:tr w:rsidR="00EB470B" w:rsidRPr="001D1E20" w:rsidDel="001475DB" w:rsidTr="001475DB">
        <w:trPr>
          <w:trHeight w:val="70"/>
          <w:del w:id="31" w:author="HP" w:date="2020-01-16T08:52:00Z"/>
        </w:trPr>
        <w:tc>
          <w:tcPr>
            <w:tcW w:w="2410" w:type="dxa"/>
            <w:tcBorders>
              <w:left w:val="single" w:sz="4" w:space="0" w:color="000001"/>
              <w:bottom w:val="single" w:sz="4" w:space="0" w:color="000001"/>
              <w:right w:val="single" w:sz="4" w:space="0" w:color="000001"/>
            </w:tcBorders>
          </w:tcPr>
          <w:p w:rsidR="00EB470B" w:rsidRPr="001D1E20" w:rsidDel="001475DB" w:rsidRDefault="00EB470B" w:rsidP="006E645F">
            <w:pPr>
              <w:rPr>
                <w:del w:id="32" w:author="HP" w:date="2020-01-16T08:52:00Z"/>
              </w:rPr>
            </w:pPr>
          </w:p>
        </w:tc>
        <w:tc>
          <w:tcPr>
            <w:tcW w:w="1175" w:type="dxa"/>
            <w:tcBorders>
              <w:left w:val="single" w:sz="4" w:space="0" w:color="000001"/>
              <w:bottom w:val="single" w:sz="4" w:space="0" w:color="000001"/>
              <w:right w:val="single" w:sz="4" w:space="0" w:color="000001"/>
            </w:tcBorders>
          </w:tcPr>
          <w:p w:rsidR="00EB470B" w:rsidRPr="001D1E20" w:rsidDel="001475DB" w:rsidRDefault="00EB470B" w:rsidP="006E645F">
            <w:pPr>
              <w:rPr>
                <w:del w:id="33" w:author="HP" w:date="2020-01-16T08:52:00Z"/>
              </w:rPr>
            </w:pPr>
          </w:p>
        </w:tc>
        <w:tc>
          <w:tcPr>
            <w:tcW w:w="1410" w:type="dxa"/>
            <w:tcBorders>
              <w:left w:val="single" w:sz="4" w:space="0" w:color="000001"/>
              <w:bottom w:val="single" w:sz="4" w:space="0" w:color="000001"/>
              <w:right w:val="single" w:sz="4" w:space="0" w:color="000001"/>
            </w:tcBorders>
          </w:tcPr>
          <w:p w:rsidR="00EB470B" w:rsidRPr="001D1E20" w:rsidDel="001475DB" w:rsidRDefault="00EB470B" w:rsidP="006E645F">
            <w:pPr>
              <w:rPr>
                <w:del w:id="34" w:author="HP" w:date="2020-01-16T08:52:00Z"/>
              </w:rPr>
            </w:pPr>
          </w:p>
        </w:tc>
        <w:tc>
          <w:tcPr>
            <w:tcW w:w="4644" w:type="dxa"/>
            <w:tcBorders>
              <w:left w:val="single" w:sz="4" w:space="0" w:color="000001"/>
              <w:bottom w:val="single" w:sz="4" w:space="0" w:color="000001"/>
              <w:right w:val="single" w:sz="4" w:space="0" w:color="000001"/>
            </w:tcBorders>
          </w:tcPr>
          <w:p w:rsidR="00EB470B" w:rsidRPr="001D1E20" w:rsidDel="001475DB" w:rsidRDefault="00EB470B" w:rsidP="007E798D">
            <w:pPr>
              <w:rPr>
                <w:del w:id="35" w:author="HP" w:date="2020-01-16T08:52:00Z"/>
              </w:rPr>
            </w:pPr>
          </w:p>
        </w:tc>
      </w:tr>
    </w:tbl>
    <w:p w:rsidR="001D1E20" w:rsidRDefault="001D1E20" w:rsidP="001D1E20">
      <w:pPr>
        <w:pStyle w:val="Titolo"/>
        <w:numPr>
          <w:ilvl w:val="0"/>
          <w:numId w:val="1"/>
        </w:numPr>
        <w:rPr>
          <w:noProof/>
        </w:rPr>
      </w:pPr>
      <w:r>
        <w:rPr>
          <w:noProof/>
        </w:rPr>
        <w:t>Stato dell’Arte</w:t>
      </w:r>
    </w:p>
    <w:p w:rsidR="001D1E20" w:rsidRDefault="001D1E20" w:rsidP="008F57F0">
      <w:pPr>
        <w:rPr>
          <w:ins w:id="36" w:author="HP" w:date="2019-12-17T09:58:00Z"/>
          <w:rFonts w:ascii="Arial" w:hAnsi="Arial" w:cs="Arial"/>
        </w:rPr>
      </w:pPr>
      <w:r w:rsidRPr="008F57F0">
        <w:rPr>
          <w:rFonts w:ascii="Arial" w:hAnsi="Arial" w:cs="Arial"/>
        </w:rPr>
        <w:t xml:space="preserve">Il team ha analizzato in primis il sistema utilizzato </w:t>
      </w:r>
      <w:r w:rsidRPr="008F57F0">
        <w:rPr>
          <w:rFonts w:ascii="Arial" w:hAnsi="Arial" w:cs="Arial"/>
          <w:lang w:val="it-IT"/>
        </w:rPr>
        <w:t>dall’Università</w:t>
      </w:r>
      <w:r w:rsidRPr="008F57F0">
        <w:rPr>
          <w:rFonts w:ascii="Arial" w:hAnsi="Arial" w:cs="Arial"/>
        </w:rPr>
        <w:t xml:space="preserve"> de </w:t>
      </w:r>
      <w:r w:rsidRPr="008F57F0">
        <w:rPr>
          <w:rFonts w:ascii="Arial" w:hAnsi="Arial" w:cs="Arial"/>
          <w:lang w:val="it-IT"/>
        </w:rPr>
        <w:t>l’Aquila</w:t>
      </w:r>
      <w:r w:rsidRPr="008F57F0">
        <w:rPr>
          <w:rFonts w:ascii="Arial" w:hAnsi="Arial" w:cs="Arial"/>
        </w:rPr>
        <w:t xml:space="preserve"> per la gestione dei corsi, orario lezioni e aule impegnate, ovvero </w:t>
      </w:r>
      <w:ins w:id="37" w:author="HP" w:date="2019-12-17T11:24:00Z">
        <w:r w:rsidR="00101AE6" w:rsidRPr="00101AE6">
          <w:rPr>
            <w:rFonts w:ascii="Arial" w:hAnsi="Arial" w:cs="Arial"/>
          </w:rPr>
          <w:t xml:space="preserve">Linfcop: un sistema molto comune e utilizzato da molti anni. Il sistema si appoggia al The Meeting Room Booking System, un software open source, gratuito per l’utilizzo, distribuzione e modifiche. </w:t>
        </w:r>
      </w:ins>
      <w:r w:rsidRPr="008F57F0">
        <w:rPr>
          <w:rFonts w:ascii="Arial" w:hAnsi="Arial" w:cs="Arial"/>
        </w:rPr>
        <w:t>Lo scopo principale del sistema è quello di fornire allo stesso tempo sia le funzionalità rivolte all’amministrazione universitaria</w:t>
      </w:r>
      <w:r w:rsidR="008E372B">
        <w:rPr>
          <w:rFonts w:ascii="Arial" w:hAnsi="Arial" w:cs="Arial"/>
        </w:rPr>
        <w:t xml:space="preserve">, </w:t>
      </w:r>
      <w:r w:rsidRPr="008F57F0">
        <w:rPr>
          <w:rFonts w:ascii="Arial" w:hAnsi="Arial" w:cs="Arial"/>
        </w:rPr>
        <w:t>sia i servizi web a valore aggiunto rivolti al singolo studente.</w:t>
      </w:r>
    </w:p>
    <w:p w:rsidR="00A27C5B" w:rsidRDefault="00A27C5B" w:rsidP="008F57F0">
      <w:pPr>
        <w:rPr>
          <w:ins w:id="38" w:author="HP" w:date="2019-12-17T09:58:00Z"/>
          <w:rFonts w:ascii="Arial" w:hAnsi="Arial" w:cs="Arial"/>
        </w:rPr>
      </w:pPr>
    </w:p>
    <w:p w:rsidR="00A27C5B" w:rsidRDefault="00A16502" w:rsidP="008F57F0">
      <w:pPr>
        <w:rPr>
          <w:ins w:id="39" w:author="HP" w:date="2019-12-17T09:59:00Z"/>
          <w:rFonts w:ascii="Arial" w:hAnsi="Arial" w:cs="Arial"/>
        </w:rPr>
      </w:pPr>
      <w:ins w:id="40" w:author="HP" w:date="2019-12-17T09:59:00Z">
        <w:r>
          <w:rPr>
            <w:noProof/>
            <w:lang w:val="it-IT" w:eastAsia="it-IT"/>
          </w:rPr>
          <w:drawing>
            <wp:inline distT="0" distB="0" distL="0" distR="0">
              <wp:extent cx="6120130" cy="3141980"/>
              <wp:effectExtent l="19050" t="0" r="0" b="0"/>
              <wp:docPr id="9" name="Immagine 2" descr="uni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png"/>
                      <pic:cNvPicPr/>
                    </pic:nvPicPr>
                    <pic:blipFill>
                      <a:blip r:embed="rId9"/>
                      <a:stretch>
                        <a:fillRect/>
                      </a:stretch>
                    </pic:blipFill>
                    <pic:spPr>
                      <a:xfrm>
                        <a:off x="0" y="0"/>
                        <a:ext cx="6120130" cy="3141980"/>
                      </a:xfrm>
                      <a:prstGeom prst="rect">
                        <a:avLst/>
                      </a:prstGeom>
                    </pic:spPr>
                  </pic:pic>
                </a:graphicData>
              </a:graphic>
            </wp:inline>
          </w:drawing>
        </w:r>
      </w:ins>
    </w:p>
    <w:p w:rsidR="00A27C5B" w:rsidRDefault="00A16502" w:rsidP="008F57F0">
      <w:pPr>
        <w:rPr>
          <w:rFonts w:ascii="Arial" w:hAnsi="Arial" w:cs="Arial"/>
        </w:rPr>
      </w:pPr>
      <w:ins w:id="41" w:author="HP" w:date="2019-12-17T09:59:00Z">
        <w:r>
          <w:rPr>
            <w:noProof/>
            <w:lang w:val="it-IT" w:eastAsia="it-IT"/>
          </w:rPr>
          <w:drawing>
            <wp:inline distT="0" distB="0" distL="0" distR="0">
              <wp:extent cx="6120130" cy="3141345"/>
              <wp:effectExtent l="19050" t="0" r="0" b="0"/>
              <wp:docPr id="10" name="Immagine 3" descr="univa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2.png"/>
                      <pic:cNvPicPr/>
                    </pic:nvPicPr>
                    <pic:blipFill>
                      <a:blip r:embed="rId10"/>
                      <a:stretch>
                        <a:fillRect/>
                      </a:stretch>
                    </pic:blipFill>
                    <pic:spPr>
                      <a:xfrm>
                        <a:off x="0" y="0"/>
                        <a:ext cx="6120130" cy="3141345"/>
                      </a:xfrm>
                      <a:prstGeom prst="rect">
                        <a:avLst/>
                      </a:prstGeom>
                    </pic:spPr>
                  </pic:pic>
                </a:graphicData>
              </a:graphic>
            </wp:inline>
          </w:drawing>
        </w:r>
      </w:ins>
    </w:p>
    <w:p w:rsidR="00C76F04" w:rsidRDefault="00C76F04" w:rsidP="008F57F0">
      <w:pPr>
        <w:rPr>
          <w:rFonts w:ascii="Arial" w:hAnsi="Arial" w:cs="Arial"/>
        </w:rPr>
      </w:pPr>
    </w:p>
    <w:p w:rsidR="00A27C5B" w:rsidRDefault="00C76F04" w:rsidP="008F57F0">
      <w:pPr>
        <w:rPr>
          <w:ins w:id="42" w:author="HP" w:date="2019-12-17T11:47:00Z"/>
          <w:rFonts w:ascii="Arial" w:hAnsi="Arial" w:cs="Arial"/>
        </w:rPr>
      </w:pPr>
      <w:ins w:id="43" w:author="HP" w:date="2019-12-17T11:47:00Z">
        <w:r w:rsidRPr="00C76F04">
          <w:rPr>
            <w:rFonts w:ascii="Arial" w:hAnsi="Arial" w:cs="Arial"/>
          </w:rPr>
          <w:lastRenderedPageBreak/>
          <w:t>The Meeting Room Booking System attualmente è un sistema utilizzato da molte Università di prestigio.</w:t>
        </w:r>
      </w:ins>
    </w:p>
    <w:p w:rsidR="00C76F04" w:rsidRDefault="00C76F04" w:rsidP="008F57F0">
      <w:pPr>
        <w:rPr>
          <w:rFonts w:ascii="Arial" w:hAnsi="Arial" w:cs="Arial"/>
        </w:rPr>
      </w:pPr>
    </w:p>
    <w:p w:rsidR="00A3476B" w:rsidRDefault="00A3476B" w:rsidP="008F57F0">
      <w:pPr>
        <w:rPr>
          <w:ins w:id="44" w:author="HP" w:date="2019-12-17T09:59:00Z"/>
          <w:rFonts w:ascii="Arial" w:hAnsi="Arial" w:cs="Arial"/>
        </w:rPr>
      </w:pPr>
    </w:p>
    <w:p w:rsidR="00A27C5B" w:rsidRPr="00A27C5B" w:rsidRDefault="00A27C5B" w:rsidP="00A27C5B">
      <w:pPr>
        <w:rPr>
          <w:ins w:id="45" w:author="HP" w:date="2019-12-17T09:59:00Z"/>
          <w:rFonts w:ascii="Arial" w:hAnsi="Arial" w:cs="Arial"/>
        </w:rPr>
      </w:pPr>
      <w:ins w:id="46" w:author="HP" w:date="2019-12-17T09:59:00Z">
        <w:r w:rsidRPr="00A27C5B">
          <w:rPr>
            <w:rFonts w:ascii="Arial" w:hAnsi="Arial" w:cs="Arial"/>
          </w:rPr>
          <w:t>Successivamente sono stati presi in considerazione i servizi di altre Università italiane, tra cui Milano e Bologna.</w:t>
        </w:r>
      </w:ins>
    </w:p>
    <w:p w:rsidR="00A27C5B" w:rsidRPr="00A27C5B" w:rsidRDefault="00A27C5B" w:rsidP="00A27C5B">
      <w:pPr>
        <w:rPr>
          <w:ins w:id="47" w:author="HP" w:date="2019-12-17T09:59:00Z"/>
          <w:rFonts w:ascii="Arial" w:hAnsi="Arial" w:cs="Arial"/>
        </w:rPr>
      </w:pPr>
    </w:p>
    <w:p w:rsidR="00A27C5B" w:rsidRDefault="00A27C5B" w:rsidP="00A27C5B">
      <w:pPr>
        <w:rPr>
          <w:ins w:id="48" w:author="HP" w:date="2019-12-17T09:59:00Z"/>
          <w:rFonts w:ascii="Arial" w:hAnsi="Arial" w:cs="Arial"/>
        </w:rPr>
      </w:pPr>
      <w:ins w:id="49" w:author="HP" w:date="2019-12-17T09:59:00Z">
        <w:r w:rsidRPr="00A27C5B">
          <w:rPr>
            <w:rFonts w:ascii="Arial" w:hAnsi="Arial" w:cs="Arial"/>
          </w:rPr>
          <w:t>Il Politecnico di Milano da’ la possibilità di inserire il proprio nome e cognome per poi procedere alla creazione del calendario personalizzato delle lezioni.</w:t>
        </w:r>
      </w:ins>
    </w:p>
    <w:p w:rsidR="00A27C5B" w:rsidRDefault="00A27C5B" w:rsidP="00A27C5B">
      <w:pPr>
        <w:rPr>
          <w:ins w:id="50" w:author="HP" w:date="2019-12-17T09:59:00Z"/>
          <w:rFonts w:ascii="Arial" w:hAnsi="Arial" w:cs="Arial"/>
        </w:rPr>
      </w:pPr>
    </w:p>
    <w:p w:rsidR="00A27C5B" w:rsidRDefault="00A16502" w:rsidP="00A27C5B">
      <w:pPr>
        <w:rPr>
          <w:ins w:id="51" w:author="HP" w:date="2019-12-17T09:59:00Z"/>
          <w:rFonts w:ascii="Arial" w:hAnsi="Arial" w:cs="Arial"/>
        </w:rPr>
      </w:pPr>
      <w:ins w:id="52" w:author="HP" w:date="2019-12-17T09:59:00Z">
        <w:r>
          <w:rPr>
            <w:noProof/>
            <w:lang w:val="it-IT" w:eastAsia="it-IT"/>
          </w:rPr>
          <w:drawing>
            <wp:inline distT="0" distB="0" distL="0" distR="0">
              <wp:extent cx="6120130" cy="2876550"/>
              <wp:effectExtent l="19050" t="0" r="0" b="0"/>
              <wp:docPr id="11" name="Immagine 8" descr="poli 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 milano.png"/>
                      <pic:cNvPicPr/>
                    </pic:nvPicPr>
                    <pic:blipFill>
                      <a:blip r:embed="rId11"/>
                      <a:stretch>
                        <a:fillRect/>
                      </a:stretch>
                    </pic:blipFill>
                    <pic:spPr>
                      <a:xfrm>
                        <a:off x="0" y="0"/>
                        <a:ext cx="6120130" cy="2876550"/>
                      </a:xfrm>
                      <a:prstGeom prst="rect">
                        <a:avLst/>
                      </a:prstGeom>
                    </pic:spPr>
                  </pic:pic>
                </a:graphicData>
              </a:graphic>
            </wp:inline>
          </w:drawing>
        </w:r>
      </w:ins>
    </w:p>
    <w:p w:rsidR="00A27C5B" w:rsidRDefault="00A16502" w:rsidP="00A27C5B">
      <w:pPr>
        <w:rPr>
          <w:ins w:id="53" w:author="HP" w:date="2019-12-17T09:59:00Z"/>
          <w:rFonts w:ascii="Arial" w:hAnsi="Arial" w:cs="Arial"/>
        </w:rPr>
      </w:pPr>
      <w:ins w:id="54" w:author="HP" w:date="2019-12-17T09:59:00Z">
        <w:r>
          <w:rPr>
            <w:noProof/>
            <w:lang w:val="it-IT" w:eastAsia="it-IT"/>
          </w:rPr>
          <w:drawing>
            <wp:inline distT="0" distB="0" distL="0" distR="0">
              <wp:extent cx="6120130" cy="2056765"/>
              <wp:effectExtent l="19050" t="0" r="0" b="0"/>
              <wp:docPr id="12" name="Immagine 9" descr="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2.png"/>
                      <pic:cNvPicPr/>
                    </pic:nvPicPr>
                    <pic:blipFill>
                      <a:blip r:embed="rId12"/>
                      <a:stretch>
                        <a:fillRect/>
                      </a:stretch>
                    </pic:blipFill>
                    <pic:spPr>
                      <a:xfrm>
                        <a:off x="0" y="0"/>
                        <a:ext cx="6120130" cy="2056765"/>
                      </a:xfrm>
                      <a:prstGeom prst="rect">
                        <a:avLst/>
                      </a:prstGeom>
                    </pic:spPr>
                  </pic:pic>
                </a:graphicData>
              </a:graphic>
            </wp:inline>
          </w:drawing>
        </w:r>
      </w:ins>
    </w:p>
    <w:p w:rsidR="00A27C5B" w:rsidRDefault="00A27C5B" w:rsidP="00A27C5B">
      <w:pPr>
        <w:rPr>
          <w:ins w:id="55" w:author="HP" w:date="2019-12-17T09:59:00Z"/>
          <w:rFonts w:ascii="Arial" w:hAnsi="Arial" w:cs="Arial"/>
        </w:rPr>
      </w:pPr>
    </w:p>
    <w:p w:rsidR="00A27C5B" w:rsidRDefault="00A27C5B" w:rsidP="00A27C5B">
      <w:pPr>
        <w:rPr>
          <w:ins w:id="56" w:author="HP" w:date="2019-12-17T11:48:00Z"/>
          <w:rFonts w:ascii="Arial" w:hAnsi="Arial" w:cs="Arial"/>
        </w:rPr>
      </w:pPr>
      <w:ins w:id="57" w:author="HP" w:date="2019-12-17T10:00:00Z">
        <w:r w:rsidRPr="00A27C5B">
          <w:rPr>
            <w:rFonts w:ascii="Arial" w:hAnsi="Arial" w:cs="Arial"/>
          </w:rPr>
          <w:t>Questo servizio si avvicina di molto al genere che il team dovrà sviluppare.</w:t>
        </w:r>
      </w:ins>
    </w:p>
    <w:p w:rsidR="00C76F04" w:rsidRPr="00A27C5B" w:rsidRDefault="00C76F04" w:rsidP="00A27C5B">
      <w:pPr>
        <w:rPr>
          <w:ins w:id="58" w:author="HP" w:date="2019-12-17T10:00:00Z"/>
          <w:rFonts w:ascii="Arial" w:hAnsi="Arial" w:cs="Arial"/>
        </w:rPr>
      </w:pPr>
    </w:p>
    <w:p w:rsidR="00A27C5B" w:rsidRPr="00A27C5B" w:rsidRDefault="00A27C5B" w:rsidP="00A27C5B">
      <w:pPr>
        <w:rPr>
          <w:ins w:id="59" w:author="HP" w:date="2019-12-17T10:00:00Z"/>
          <w:rFonts w:ascii="Arial" w:hAnsi="Arial" w:cs="Arial"/>
        </w:rPr>
      </w:pPr>
    </w:p>
    <w:p w:rsidR="00A27C5B" w:rsidRDefault="00A27C5B" w:rsidP="00A27C5B">
      <w:pPr>
        <w:rPr>
          <w:ins w:id="60" w:author="HP" w:date="2019-12-17T10:00:00Z"/>
          <w:rFonts w:ascii="Arial" w:hAnsi="Arial" w:cs="Arial"/>
        </w:rPr>
      </w:pPr>
      <w:ins w:id="61" w:author="HP" w:date="2019-12-17T10:00:00Z">
        <w:r w:rsidRPr="00A27C5B">
          <w:rPr>
            <w:rFonts w:ascii="Arial" w:hAnsi="Arial" w:cs="Arial"/>
          </w:rPr>
          <w:t>L’Università di Bologna invece da la semplice possibilità di visualizzare l’orario delle lezioni in base al corso di laurea e all’anno.</w:t>
        </w:r>
      </w:ins>
    </w:p>
    <w:p w:rsidR="00A27C5B" w:rsidRDefault="00A27C5B" w:rsidP="00A27C5B">
      <w:pPr>
        <w:rPr>
          <w:ins w:id="62" w:author="HP" w:date="2019-12-17T10:00:00Z"/>
          <w:rFonts w:ascii="Arial" w:hAnsi="Arial" w:cs="Arial"/>
        </w:rPr>
      </w:pPr>
    </w:p>
    <w:p w:rsidR="00A27C5B" w:rsidRPr="008F57F0" w:rsidRDefault="00A16502" w:rsidP="00A27C5B">
      <w:pPr>
        <w:rPr>
          <w:rFonts w:ascii="Arial" w:hAnsi="Arial" w:cs="Arial"/>
        </w:rPr>
      </w:pPr>
      <w:ins w:id="63" w:author="HP" w:date="2019-12-17T10:00:00Z">
        <w:r>
          <w:rPr>
            <w:noProof/>
            <w:lang w:val="it-IT" w:eastAsia="it-IT"/>
          </w:rPr>
          <w:lastRenderedPageBreak/>
          <w:drawing>
            <wp:inline distT="0" distB="0" distL="0" distR="0">
              <wp:extent cx="6120130" cy="2700020"/>
              <wp:effectExtent l="19050" t="0" r="0" b="0"/>
              <wp:docPr id="13" name="Immagine 10" descr="bolo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ogna.png"/>
                      <pic:cNvPicPr/>
                    </pic:nvPicPr>
                    <pic:blipFill>
                      <a:blip r:embed="rId13"/>
                      <a:stretch>
                        <a:fillRect/>
                      </a:stretch>
                    </pic:blipFill>
                    <pic:spPr>
                      <a:xfrm>
                        <a:off x="0" y="0"/>
                        <a:ext cx="6120130" cy="2700020"/>
                      </a:xfrm>
                      <a:prstGeom prst="rect">
                        <a:avLst/>
                      </a:prstGeom>
                    </pic:spPr>
                  </pic:pic>
                </a:graphicData>
              </a:graphic>
            </wp:inline>
          </w:drawing>
        </w:r>
      </w:ins>
    </w:p>
    <w:p w:rsidR="00A27C5B" w:rsidRDefault="00A16502" w:rsidP="008F57F0">
      <w:pPr>
        <w:rPr>
          <w:ins w:id="64" w:author="HP" w:date="2019-12-17T10:00:00Z"/>
          <w:rFonts w:ascii="Arial" w:hAnsi="Arial" w:cs="Arial"/>
        </w:rPr>
      </w:pPr>
      <w:ins w:id="65" w:author="HP" w:date="2019-12-17T10:00:00Z">
        <w:r>
          <w:rPr>
            <w:noProof/>
            <w:lang w:val="it-IT" w:eastAsia="it-IT"/>
          </w:rPr>
          <w:drawing>
            <wp:inline distT="0" distB="0" distL="0" distR="0">
              <wp:extent cx="3496163" cy="4525007"/>
              <wp:effectExtent l="19050" t="0" r="9037" b="0"/>
              <wp:docPr id="14" name="Immagine 11" descr="un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bo.png"/>
                      <pic:cNvPicPr/>
                    </pic:nvPicPr>
                    <pic:blipFill>
                      <a:blip r:embed="rId14"/>
                      <a:stretch>
                        <a:fillRect/>
                      </a:stretch>
                    </pic:blipFill>
                    <pic:spPr>
                      <a:xfrm>
                        <a:off x="0" y="0"/>
                        <a:ext cx="3496163" cy="4525007"/>
                      </a:xfrm>
                      <a:prstGeom prst="rect">
                        <a:avLst/>
                      </a:prstGeom>
                    </pic:spPr>
                  </pic:pic>
                </a:graphicData>
              </a:graphic>
            </wp:inline>
          </w:drawing>
        </w:r>
      </w:ins>
    </w:p>
    <w:p w:rsidR="00A27C5B" w:rsidRDefault="00A27C5B" w:rsidP="008F57F0">
      <w:pPr>
        <w:rPr>
          <w:ins w:id="66" w:author="HP" w:date="2019-12-17T10:00:00Z"/>
          <w:rFonts w:ascii="Arial" w:hAnsi="Arial" w:cs="Arial"/>
        </w:rPr>
      </w:pPr>
    </w:p>
    <w:p w:rsidR="00412666" w:rsidRPr="00C76F04" w:rsidRDefault="001D1E20" w:rsidP="00412666">
      <w:pPr>
        <w:rPr>
          <w:rFonts w:ascii="Arial" w:hAnsi="Arial" w:cs="Arial"/>
        </w:rPr>
      </w:pPr>
      <w:r w:rsidRPr="008F57F0">
        <w:rPr>
          <w:rFonts w:ascii="Arial" w:hAnsi="Arial" w:cs="Arial"/>
        </w:rPr>
        <w:t>Analizzando altri servizi il t</w:t>
      </w:r>
      <w:r w:rsidR="00376078">
        <w:rPr>
          <w:rFonts w:ascii="Arial" w:hAnsi="Arial" w:cs="Arial"/>
        </w:rPr>
        <w:t>eam ha notato che non tutte le U</w:t>
      </w:r>
      <w:r w:rsidRPr="008F57F0">
        <w:rPr>
          <w:rFonts w:ascii="Arial" w:hAnsi="Arial" w:cs="Arial"/>
        </w:rPr>
        <w:t xml:space="preserve">niversità mettono a disposizione la possibilità di creare, ad uno e più studenti, un calendario personalizzato delle lezioni. </w:t>
      </w:r>
    </w:p>
    <w:p w:rsidR="00412666" w:rsidRDefault="00412666" w:rsidP="001D1E20">
      <w:pPr>
        <w:ind w:left="360"/>
      </w:pPr>
    </w:p>
    <w:p w:rsidR="00C76F04" w:rsidRDefault="007562A6" w:rsidP="00484654">
      <w:pPr>
        <w:rPr>
          <w:ins w:id="67" w:author="HP" w:date="2019-12-19T11:20:00Z"/>
          <w:rFonts w:ascii="Arial" w:hAnsi="Arial" w:cs="Arial"/>
        </w:rPr>
      </w:pPr>
      <w:ins w:id="68" w:author="HP" w:date="2019-12-19T11:32:00Z">
        <w:r>
          <w:rPr>
            <w:rFonts w:ascii="Arial" w:hAnsi="Arial" w:cs="Arial"/>
          </w:rPr>
          <w:t>Un</w:t>
        </w:r>
      </w:ins>
      <w:ins w:id="69" w:author="HP" w:date="2019-12-19T11:15:00Z">
        <w:r w:rsidR="00975D2D">
          <w:rPr>
            <w:rFonts w:ascii="Arial" w:hAnsi="Arial" w:cs="Arial"/>
          </w:rPr>
          <w:t xml:space="preserve"> </w:t>
        </w:r>
      </w:ins>
      <w:ins w:id="70" w:author="HP" w:date="2019-12-19T11:31:00Z">
        <w:r>
          <w:rPr>
            <w:rFonts w:ascii="Arial" w:hAnsi="Arial" w:cs="Arial"/>
          </w:rPr>
          <w:t>ulteriore</w:t>
        </w:r>
      </w:ins>
      <w:ins w:id="71" w:author="HP" w:date="2019-12-19T11:15:00Z">
        <w:r w:rsidR="00975D2D">
          <w:rPr>
            <w:rFonts w:ascii="Arial" w:hAnsi="Arial" w:cs="Arial"/>
          </w:rPr>
          <w:t xml:space="preserve"> servizio scoperto dal team è EasyRoom, utilizzato dalle Università di Salerno, Parma, Genova, Milano, Modena e Reggio Emilia ed altre ancora.</w:t>
        </w:r>
      </w:ins>
      <w:r w:rsidR="00975D2D">
        <w:rPr>
          <w:rFonts w:ascii="Arial" w:hAnsi="Arial" w:cs="Arial"/>
        </w:rPr>
        <w:t xml:space="preserve"> </w:t>
      </w:r>
      <w:ins w:id="72" w:author="HP" w:date="2019-12-19T11:17:00Z">
        <w:r w:rsidR="00975D2D">
          <w:rPr>
            <w:rFonts w:ascii="Arial" w:hAnsi="Arial" w:cs="Arial"/>
          </w:rPr>
          <w:t xml:space="preserve">Questo sistema permette di inserire delle richieste per prenotare un aula e visualizzare l’orario di lezione. </w:t>
        </w:r>
      </w:ins>
    </w:p>
    <w:p w:rsidR="00975D2D" w:rsidRDefault="00A16502" w:rsidP="00484654">
      <w:pPr>
        <w:rPr>
          <w:ins w:id="73" w:author="HP" w:date="2019-12-19T11:21:00Z"/>
        </w:rPr>
      </w:pPr>
      <w:ins w:id="74" w:author="HP" w:date="2019-12-19T11:21:00Z">
        <w:r>
          <w:rPr>
            <w:noProof/>
            <w:lang w:val="it-IT" w:eastAsia="it-IT"/>
          </w:rPr>
          <w:lastRenderedPageBreak/>
          <w:drawing>
            <wp:inline distT="0" distB="0" distL="0" distR="0">
              <wp:extent cx="4933950" cy="3106883"/>
              <wp:effectExtent l="19050" t="0" r="0" b="0"/>
              <wp:docPr id="4" name="Immagin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4930369" cy="3104628"/>
                      </a:xfrm>
                      <a:prstGeom prst="rect">
                        <a:avLst/>
                      </a:prstGeom>
                    </pic:spPr>
                  </pic:pic>
                </a:graphicData>
              </a:graphic>
            </wp:inline>
          </w:drawing>
        </w:r>
      </w:ins>
    </w:p>
    <w:p w:rsidR="00975D2D" w:rsidRDefault="00975D2D" w:rsidP="00975D2D">
      <w:pPr>
        <w:rPr>
          <w:ins w:id="75" w:author="HP" w:date="2019-12-19T11:23:00Z"/>
          <w:rFonts w:ascii="Arial" w:hAnsi="Arial" w:cs="Arial"/>
        </w:rPr>
      </w:pPr>
    </w:p>
    <w:p w:rsidR="00975D2D" w:rsidRPr="00975D2D" w:rsidRDefault="00975D2D" w:rsidP="00975D2D">
      <w:pPr>
        <w:rPr>
          <w:ins w:id="76" w:author="HP" w:date="2019-12-19T11:22:00Z"/>
          <w:rFonts w:ascii="Arial" w:hAnsi="Arial" w:cs="Arial"/>
        </w:rPr>
      </w:pPr>
      <w:ins w:id="77" w:author="HP" w:date="2019-12-19T11:22:00Z">
        <w:r w:rsidRPr="00975D2D">
          <w:rPr>
            <w:rFonts w:ascii="Arial" w:hAnsi="Arial" w:cs="Arial"/>
          </w:rPr>
          <w:t>Cliccando sulla sede di interesse, è possibile accedere alla visualizzazione dell’agenda della giornata odierna delle aule della sede selezionata, all’interno della quale troverà gli impegni già confermati.</w:t>
        </w:r>
      </w:ins>
    </w:p>
    <w:p w:rsidR="00975D2D" w:rsidRPr="00975D2D" w:rsidRDefault="00975D2D" w:rsidP="00975D2D">
      <w:pPr>
        <w:rPr>
          <w:ins w:id="78" w:author="HP" w:date="2019-12-19T11:22:00Z"/>
          <w:rFonts w:ascii="Arial" w:hAnsi="Arial" w:cs="Arial"/>
        </w:rPr>
      </w:pPr>
      <w:ins w:id="79" w:author="HP" w:date="2019-12-19T11:22:00Z">
        <w:r w:rsidRPr="00975D2D">
          <w:rPr>
            <w:rFonts w:ascii="Arial" w:hAnsi="Arial" w:cs="Arial"/>
          </w:rPr>
          <w:t>L’agenda visualizzata sarà composta da una griglia in cui sulle colonne troverà le Aule della sede selezionata mentre nelle righe gli intervalli temporali della giornata.</w:t>
        </w:r>
      </w:ins>
    </w:p>
    <w:p w:rsidR="00975D2D" w:rsidRPr="00975D2D" w:rsidRDefault="00975D2D" w:rsidP="00975D2D">
      <w:pPr>
        <w:rPr>
          <w:ins w:id="80" w:author="HP" w:date="2019-12-19T11:22:00Z"/>
          <w:rFonts w:ascii="Arial" w:hAnsi="Arial" w:cs="Arial"/>
        </w:rPr>
      </w:pPr>
      <w:ins w:id="81" w:author="HP" w:date="2019-12-19T11:22:00Z">
        <w:r w:rsidRPr="00975D2D">
          <w:rPr>
            <w:rFonts w:ascii="Arial" w:hAnsi="Arial" w:cs="Arial"/>
          </w:rPr>
          <w:t>Le caselle colorate indicano gli impegni già confermati in aula; i colori delle caselle consentono di visualizzare a</w:t>
        </w:r>
      </w:ins>
      <w:ins w:id="82" w:author="HP" w:date="2019-12-19T11:23:00Z">
        <w:r w:rsidRPr="00975D2D">
          <w:rPr>
            <w:rFonts w:ascii="Arial" w:hAnsi="Arial" w:cs="Arial"/>
          </w:rPr>
          <w:t xml:space="preserve"> </w:t>
        </w:r>
      </w:ins>
      <w:ins w:id="83" w:author="HP" w:date="2019-12-19T11:22:00Z">
        <w:r w:rsidRPr="00975D2D">
          <w:rPr>
            <w:rFonts w:ascii="Arial" w:hAnsi="Arial" w:cs="Arial"/>
          </w:rPr>
          <w:t>colpo d’occhio quali sono le tipologie di impegni che saranno svolti in aula</w:t>
        </w:r>
      </w:ins>
      <w:ins w:id="84" w:author="HP" w:date="2019-12-19T11:23:00Z">
        <w:r w:rsidRPr="00975D2D">
          <w:rPr>
            <w:rFonts w:ascii="Arial" w:hAnsi="Arial" w:cs="Arial"/>
          </w:rPr>
          <w:t>.</w:t>
        </w:r>
      </w:ins>
    </w:p>
    <w:p w:rsidR="00975D2D" w:rsidRDefault="00975D2D" w:rsidP="00975D2D">
      <w:pPr>
        <w:rPr>
          <w:ins w:id="85" w:author="HP" w:date="2019-12-19T11:23:00Z"/>
          <w:rFonts w:ascii="Arial" w:hAnsi="Arial" w:cs="Arial"/>
        </w:rPr>
      </w:pPr>
      <w:ins w:id="86" w:author="HP" w:date="2019-12-19T11:22:00Z">
        <w:r w:rsidRPr="00975D2D">
          <w:rPr>
            <w:rFonts w:ascii="Arial" w:hAnsi="Arial" w:cs="Arial"/>
          </w:rPr>
          <w:t>Gli spazi colorati di grigio chiaro rappresentano invece momenti della giornata in cui l’aula non risulta ancora</w:t>
        </w:r>
      </w:ins>
      <w:ins w:id="87" w:author="HP" w:date="2019-12-19T11:23:00Z">
        <w:r w:rsidRPr="00975D2D">
          <w:rPr>
            <w:rFonts w:ascii="Arial" w:hAnsi="Arial" w:cs="Arial"/>
          </w:rPr>
          <w:t xml:space="preserve"> </w:t>
        </w:r>
      </w:ins>
      <w:ins w:id="88" w:author="HP" w:date="2019-12-19T11:22:00Z">
        <w:r w:rsidRPr="00975D2D">
          <w:rPr>
            <w:rFonts w:ascii="Arial" w:hAnsi="Arial" w:cs="Arial"/>
          </w:rPr>
          <w:t>occupata e quindi possono essere da Lei utilizzati per effettuare una richiesta di prenotazione.</w:t>
        </w:r>
      </w:ins>
    </w:p>
    <w:p w:rsidR="00975D2D" w:rsidRPr="00975D2D" w:rsidRDefault="00975D2D" w:rsidP="00975D2D">
      <w:pPr>
        <w:rPr>
          <w:rFonts w:ascii="Arial" w:hAnsi="Arial" w:cs="Arial"/>
        </w:rPr>
      </w:pPr>
    </w:p>
    <w:p w:rsidR="00412666" w:rsidRDefault="00A16502" w:rsidP="00975D2D">
      <w:pPr>
        <w:rPr>
          <w:ins w:id="89" w:author="HP" w:date="2019-12-19T11:25:00Z"/>
        </w:rPr>
      </w:pPr>
      <w:ins w:id="90" w:author="HP" w:date="2019-12-19T11:25:00Z">
        <w:r>
          <w:rPr>
            <w:noProof/>
            <w:lang w:val="it-IT" w:eastAsia="it-IT"/>
          </w:rPr>
          <w:drawing>
            <wp:inline distT="0" distB="0" distL="0" distR="0">
              <wp:extent cx="5105400" cy="3195774"/>
              <wp:effectExtent l="19050" t="0" r="0" b="0"/>
              <wp:docPr id="6" name="Immagin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101694" cy="3193454"/>
                      </a:xfrm>
                      <a:prstGeom prst="rect">
                        <a:avLst/>
                      </a:prstGeom>
                    </pic:spPr>
                  </pic:pic>
                </a:graphicData>
              </a:graphic>
            </wp:inline>
          </w:drawing>
        </w:r>
      </w:ins>
    </w:p>
    <w:p w:rsidR="00975D2D" w:rsidRDefault="00975D2D" w:rsidP="00975D2D">
      <w:pPr>
        <w:rPr>
          <w:ins w:id="91" w:author="HP" w:date="2019-12-19T11:25:00Z"/>
        </w:rPr>
      </w:pPr>
    </w:p>
    <w:p w:rsidR="00975D2D" w:rsidRDefault="001B624D" w:rsidP="00975D2D">
      <w:pPr>
        <w:rPr>
          <w:ins w:id="92" w:author="HP" w:date="2019-12-19T11:27:00Z"/>
          <w:rFonts w:ascii="Arial" w:hAnsi="Arial" w:cs="Arial"/>
        </w:rPr>
      </w:pPr>
      <w:ins w:id="93" w:author="HP" w:date="2019-12-19T11:26:00Z">
        <w:r>
          <w:rPr>
            <w:rFonts w:ascii="Arial" w:hAnsi="Arial" w:cs="Arial"/>
          </w:rPr>
          <w:lastRenderedPageBreak/>
          <w:t>Nel momento in cui si prenota un</w:t>
        </w:r>
      </w:ins>
      <w:ins w:id="94" w:author="HP" w:date="2019-12-19T11:27:00Z">
        <w:r>
          <w:rPr>
            <w:rFonts w:ascii="Arial" w:hAnsi="Arial" w:cs="Arial"/>
          </w:rPr>
          <w:t xml:space="preserve">’aula, se quest’ultima è occupata si visualizza un messaggio di errore, </w:t>
        </w:r>
      </w:ins>
    </w:p>
    <w:p w:rsidR="001B624D" w:rsidRDefault="001B624D" w:rsidP="00975D2D">
      <w:pPr>
        <w:rPr>
          <w:ins w:id="95" w:author="HP" w:date="2019-12-19T11:27:00Z"/>
          <w:rFonts w:ascii="Arial" w:hAnsi="Arial" w:cs="Arial"/>
        </w:rPr>
      </w:pPr>
    </w:p>
    <w:p w:rsidR="001B624D" w:rsidRDefault="00A16502" w:rsidP="00975D2D">
      <w:pPr>
        <w:rPr>
          <w:ins w:id="96" w:author="HP" w:date="2019-12-19T11:32:00Z"/>
          <w:rFonts w:ascii="Arial" w:hAnsi="Arial" w:cs="Arial"/>
        </w:rPr>
      </w:pPr>
      <w:ins w:id="97" w:author="HP" w:date="2019-12-19T11:29:00Z">
        <w:r>
          <w:rPr>
            <w:noProof/>
            <w:lang w:val="it-IT" w:eastAsia="it-IT"/>
          </w:rPr>
          <w:drawing>
            <wp:inline distT="0" distB="0" distL="0" distR="0">
              <wp:extent cx="4458323" cy="1105054"/>
              <wp:effectExtent l="19050" t="0" r="0" b="0"/>
              <wp:docPr id="7" name="Immagin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4458323" cy="1105054"/>
                      </a:xfrm>
                      <a:prstGeom prst="rect">
                        <a:avLst/>
                      </a:prstGeom>
                    </pic:spPr>
                  </pic:pic>
                </a:graphicData>
              </a:graphic>
            </wp:inline>
          </w:drawing>
        </w:r>
      </w:ins>
    </w:p>
    <w:p w:rsidR="00283E5D" w:rsidRDefault="00283E5D" w:rsidP="00975D2D">
      <w:pPr>
        <w:rPr>
          <w:ins w:id="98" w:author="HP" w:date="2019-12-19T11:32:00Z"/>
          <w:rFonts w:ascii="Arial" w:hAnsi="Arial" w:cs="Arial"/>
        </w:rPr>
      </w:pPr>
    </w:p>
    <w:p w:rsidR="00283E5D" w:rsidRDefault="00283E5D" w:rsidP="00975D2D">
      <w:pPr>
        <w:rPr>
          <w:ins w:id="99" w:author="HP" w:date="2019-12-19T11:29:00Z"/>
          <w:rFonts w:ascii="Arial" w:hAnsi="Arial" w:cs="Arial"/>
        </w:rPr>
      </w:pPr>
      <w:ins w:id="100" w:author="HP" w:date="2019-12-19T11:32:00Z">
        <w:r w:rsidRPr="00283E5D">
          <w:rPr>
            <w:rFonts w:ascii="Arial" w:hAnsi="Arial" w:cs="Arial"/>
          </w:rPr>
          <w:t>altrimenti si avrà un messaggio positivo</w:t>
        </w:r>
      </w:ins>
      <w:ins w:id="101" w:author="HP" w:date="2019-12-19T11:33:00Z">
        <w:r>
          <w:rPr>
            <w:rFonts w:ascii="Arial" w:hAnsi="Arial" w:cs="Arial"/>
          </w:rPr>
          <w:t xml:space="preserve"> che andrà inoltrato per avere ulteriore conferma</w:t>
        </w:r>
      </w:ins>
      <w:ins w:id="102" w:author="HP" w:date="2019-12-19T11:32:00Z">
        <w:r w:rsidRPr="00283E5D">
          <w:rPr>
            <w:rFonts w:ascii="Arial" w:hAnsi="Arial" w:cs="Arial"/>
          </w:rPr>
          <w:t>.</w:t>
        </w:r>
      </w:ins>
    </w:p>
    <w:p w:rsidR="001B624D" w:rsidRDefault="00A16502" w:rsidP="00975D2D">
      <w:pPr>
        <w:rPr>
          <w:rFonts w:ascii="Arial" w:hAnsi="Arial" w:cs="Arial"/>
        </w:rPr>
      </w:pPr>
      <w:ins w:id="103" w:author="HP" w:date="2019-12-19T11:29:00Z">
        <w:r>
          <w:rPr>
            <w:noProof/>
            <w:lang w:val="it-IT" w:eastAsia="it-IT"/>
          </w:rPr>
          <w:drawing>
            <wp:inline distT="0" distB="0" distL="0" distR="0">
              <wp:extent cx="4982271" cy="1314634"/>
              <wp:effectExtent l="19050" t="0" r="8829" b="0"/>
              <wp:docPr id="18" name="Immagin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4982271" cy="1314634"/>
                      </a:xfrm>
                      <a:prstGeom prst="rect">
                        <a:avLst/>
                      </a:prstGeom>
                    </pic:spPr>
                  </pic:pic>
                </a:graphicData>
              </a:graphic>
            </wp:inline>
          </w:drawing>
        </w:r>
      </w:ins>
    </w:p>
    <w:p w:rsidR="00F36801" w:rsidRDefault="00F36801" w:rsidP="00975D2D">
      <w:pPr>
        <w:rPr>
          <w:rFonts w:ascii="Arial" w:hAnsi="Arial" w:cs="Arial"/>
        </w:rPr>
      </w:pPr>
    </w:p>
    <w:p w:rsidR="00F36801" w:rsidRDefault="00F36801" w:rsidP="00975D2D">
      <w:pPr>
        <w:rPr>
          <w:ins w:id="104" w:author="HP" w:date="2019-12-19T11:29:00Z"/>
          <w:rFonts w:ascii="Arial" w:hAnsi="Arial" w:cs="Arial"/>
        </w:rPr>
      </w:pPr>
      <w:ins w:id="105" w:author="HP" w:date="2019-12-19T11:45:00Z">
        <w:r>
          <w:rPr>
            <w:rFonts w:ascii="Arial" w:hAnsi="Arial" w:cs="Arial"/>
          </w:rPr>
          <w:t>Questo sarà gestito da noi per l’eventuale spostamento di orario/aula di lezioni.</w:t>
        </w:r>
      </w:ins>
    </w:p>
    <w:p w:rsidR="001B624D" w:rsidRDefault="001B624D" w:rsidP="00975D2D">
      <w:pPr>
        <w:rPr>
          <w:ins w:id="106" w:author="HP" w:date="2019-12-19T11:29:00Z"/>
          <w:rFonts w:ascii="Arial" w:hAnsi="Arial" w:cs="Arial"/>
        </w:rPr>
      </w:pPr>
    </w:p>
    <w:p w:rsidR="001B624D" w:rsidRDefault="00323A21" w:rsidP="00975D2D">
      <w:pPr>
        <w:rPr>
          <w:ins w:id="107" w:author="HP" w:date="2019-12-19T11:31:00Z"/>
          <w:rFonts w:ascii="Arial" w:hAnsi="Arial" w:cs="Arial"/>
        </w:rPr>
      </w:pPr>
      <w:ins w:id="108" w:author="HP" w:date="2019-12-19T11:46:00Z">
        <w:r>
          <w:rPr>
            <w:rFonts w:ascii="Arial" w:hAnsi="Arial" w:cs="Arial"/>
          </w:rPr>
          <w:t xml:space="preserve">Il </w:t>
        </w:r>
      </w:ins>
      <w:ins w:id="109" w:author="HP" w:date="2019-12-19T11:29:00Z">
        <w:r w:rsidR="001B624D">
          <w:rPr>
            <w:rFonts w:ascii="Arial" w:hAnsi="Arial" w:cs="Arial"/>
          </w:rPr>
          <w:t xml:space="preserve">servizio </w:t>
        </w:r>
      </w:ins>
      <w:ins w:id="110" w:author="HP" w:date="2019-12-19T11:46:00Z">
        <w:r>
          <w:rPr>
            <w:rFonts w:ascii="Arial" w:hAnsi="Arial" w:cs="Arial"/>
          </w:rPr>
          <w:t xml:space="preserve">EasyRoom </w:t>
        </w:r>
      </w:ins>
      <w:ins w:id="111" w:author="HP" w:date="2019-12-19T11:29:00Z">
        <w:r w:rsidR="001B624D">
          <w:rPr>
            <w:rFonts w:ascii="Arial" w:hAnsi="Arial" w:cs="Arial"/>
          </w:rPr>
          <w:t>rientra molto nell</w:t>
        </w:r>
      </w:ins>
      <w:ins w:id="112" w:author="HP" w:date="2019-12-19T11:30:00Z">
        <w:r w:rsidR="001B624D">
          <w:rPr>
            <w:rFonts w:ascii="Arial" w:hAnsi="Arial" w:cs="Arial"/>
          </w:rPr>
          <w:t>e</w:t>
        </w:r>
      </w:ins>
      <w:ins w:id="113" w:author="HP" w:date="2019-12-19T11:29:00Z">
        <w:r w:rsidR="001B624D">
          <w:rPr>
            <w:rFonts w:ascii="Arial" w:hAnsi="Arial" w:cs="Arial"/>
          </w:rPr>
          <w:t xml:space="preserve"> caratteristiche </w:t>
        </w:r>
      </w:ins>
      <w:ins w:id="114" w:author="HP" w:date="2019-12-19T11:30:00Z">
        <w:r w:rsidR="001B624D">
          <w:rPr>
            <w:rFonts w:ascii="Arial" w:hAnsi="Arial" w:cs="Arial"/>
          </w:rPr>
          <w:t xml:space="preserve">decise dal team e verrà preso in considerazione insieme </w:t>
        </w:r>
      </w:ins>
      <w:ins w:id="115" w:author="HP" w:date="2019-12-19T11:31:00Z">
        <w:r w:rsidR="001B624D">
          <w:rPr>
            <w:rFonts w:ascii="Arial" w:hAnsi="Arial" w:cs="Arial"/>
          </w:rPr>
          <w:t>a The Meeting Room.</w:t>
        </w:r>
      </w:ins>
    </w:p>
    <w:p w:rsidR="001B624D" w:rsidRDefault="001B624D" w:rsidP="00975D2D">
      <w:pPr>
        <w:rPr>
          <w:ins w:id="116" w:author="HP" w:date="2019-12-22T11:36:00Z"/>
          <w:rFonts w:ascii="Arial" w:hAnsi="Arial" w:cs="Arial"/>
        </w:rPr>
      </w:pPr>
    </w:p>
    <w:p w:rsidR="009E1EDC" w:rsidRDefault="009E1EDC"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5E5FEC" w:rsidRDefault="005E5FEC" w:rsidP="00975D2D">
      <w:pPr>
        <w:rPr>
          <w:rFonts w:ascii="Arial" w:hAnsi="Arial" w:cs="Arial"/>
        </w:rPr>
      </w:pPr>
    </w:p>
    <w:p w:rsidR="005E5FEC" w:rsidRPr="00975D2D" w:rsidRDefault="005E5FEC" w:rsidP="00975D2D">
      <w:pPr>
        <w:rPr>
          <w:rFonts w:ascii="Arial" w:hAnsi="Arial" w:cs="Arial"/>
        </w:rPr>
      </w:pPr>
    </w:p>
    <w:p w:rsidR="001D1E20" w:rsidRDefault="001D1E20" w:rsidP="001D1E20">
      <w:pPr>
        <w:pStyle w:val="Titolo"/>
        <w:numPr>
          <w:ilvl w:val="0"/>
          <w:numId w:val="1"/>
        </w:numPr>
      </w:pPr>
      <w:r w:rsidRPr="001D1E20">
        <w:t>Raffinamento dei Requisiti</w:t>
      </w:r>
    </w:p>
    <w:p w:rsidR="001D1E20" w:rsidRDefault="001D1E20" w:rsidP="001D1E20">
      <w:pPr>
        <w:pStyle w:val="Titolo4"/>
        <w:rPr>
          <w:rStyle w:val="Enfasiintensa"/>
          <w:sz w:val="28"/>
        </w:rPr>
      </w:pPr>
      <w:r>
        <w:rPr>
          <w:rStyle w:val="Enfasiintensa"/>
          <w:sz w:val="28"/>
        </w:rPr>
        <w:t>A.1 Servizi (con prioritizzazione)</w:t>
      </w:r>
    </w:p>
    <w:p w:rsidR="001D1E20" w:rsidRPr="001D1E20" w:rsidRDefault="001D1E20" w:rsidP="001D1E20"/>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Accesso al sistema</w:t>
      </w:r>
      <w:r w:rsidR="002F3A99">
        <w:rPr>
          <w:rFonts w:ascii="Arial" w:hAnsi="Arial" w:cs="Arial"/>
          <w:b/>
          <w:lang w:val="it-IT"/>
        </w:rPr>
        <w:t xml:space="preserve"> </w:t>
      </w:r>
      <w:r w:rsidRPr="007B6F68">
        <w:rPr>
          <w:rFonts w:ascii="Arial" w:hAnsi="Arial" w:cs="Arial"/>
          <w:lang w:val="it-IT"/>
        </w:rPr>
        <w:br/>
        <w:t>Il sistema permetterà agli studenti di effettuare il login utilizzando le stesse credenziali della piattaforma esse3web.</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corsi seguiti</w:t>
      </w:r>
      <w:r w:rsidRPr="007B6F68">
        <w:rPr>
          <w:rFonts w:ascii="Arial" w:hAnsi="Arial" w:cs="Arial"/>
          <w:lang w:val="it-IT"/>
        </w:rPr>
        <w:t xml:space="preserve"> (o seguibili)</w:t>
      </w:r>
      <w:r w:rsidRPr="007B6F68">
        <w:rPr>
          <w:rFonts w:ascii="Arial" w:hAnsi="Arial" w:cs="Arial"/>
          <w:lang w:val="it-IT"/>
        </w:rPr>
        <w:br/>
        <w:t>il sistema genererà automaticamente una lista di corsi in base all’anno di corso e all’indirizzo di studi dello studente (informazioni inserite dallo studente in fase di registrazione). Materie a scelta esterne all’indirizzo di appartenenza dovranno essere inserite nella lista manualmente (per facilitare tale compito verranno messi a disposizione dei filtri).</w:t>
      </w:r>
      <w:r w:rsidR="002F3A99">
        <w:rPr>
          <w:rFonts w:ascii="Arial" w:hAnsi="Arial" w:cs="Arial"/>
          <w:lang w:val="it-IT"/>
        </w:rPr>
        <w:t xml:space="preserve"> </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calendario personalizzato</w:t>
      </w:r>
      <w:r w:rsidR="002F3A99">
        <w:rPr>
          <w:rFonts w:ascii="Arial" w:hAnsi="Arial" w:cs="Arial"/>
          <w:b/>
          <w:lang w:val="it-IT"/>
        </w:rPr>
        <w:t xml:space="preserve"> </w:t>
      </w:r>
      <w:r w:rsidRPr="007B6F68">
        <w:rPr>
          <w:rFonts w:ascii="Arial" w:hAnsi="Arial" w:cs="Arial"/>
          <w:lang w:val="it-IT"/>
        </w:rPr>
        <w:br/>
        <w:t>Una volta selezionati i corsi che si vogliono realmente seguire, potrà essere generato il calendario personalizzato, che consisterà in una vista settimanale (sarà possibile cambiare la settimana visualizzata) del proprio programma, in cui sarà visibile anche l’aula in cui si tiene la lezione.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lista docenti</w:t>
      </w:r>
      <w:r w:rsidRPr="007B6F68">
        <w:rPr>
          <w:rFonts w:ascii="Arial" w:hAnsi="Arial" w:cs="Arial"/>
          <w:lang w:val="it-IT"/>
        </w:rPr>
        <w:br/>
        <w:t>Sempre facendo riferimento alla lista dei corsi selezionati per la creazione del calendario,</w:t>
      </w:r>
      <w:r w:rsidR="001729B6" w:rsidRPr="001729B6">
        <w:t xml:space="preserve"> </w:t>
      </w:r>
      <w:r w:rsidR="001729B6" w:rsidRPr="001729B6">
        <w:rPr>
          <w:rFonts w:ascii="Arial" w:hAnsi="Arial" w:cs="Arial"/>
          <w:lang w:val="it-IT"/>
        </w:rPr>
        <w:t xml:space="preserve">ad ogni </w:t>
      </w:r>
      <w:r w:rsidR="001729B6">
        <w:rPr>
          <w:rFonts w:ascii="Arial" w:hAnsi="Arial" w:cs="Arial"/>
          <w:lang w:val="it-IT"/>
        </w:rPr>
        <w:t>corso</w:t>
      </w:r>
      <w:r w:rsidR="001729B6" w:rsidRPr="001729B6">
        <w:rPr>
          <w:rFonts w:ascii="Arial" w:hAnsi="Arial" w:cs="Arial"/>
          <w:lang w:val="it-IT"/>
        </w:rPr>
        <w:t xml:space="preserve"> sarà allegato il nome del docente e tramite link ci si collegherà al portale universitario e verranno visualizzate le varie informazioni </w:t>
      </w:r>
      <w:r w:rsidRPr="007B6F68">
        <w:rPr>
          <w:rFonts w:ascii="Arial" w:hAnsi="Arial" w:cs="Arial"/>
          <w:lang w:val="it-IT"/>
        </w:rPr>
        <w:t>(dal catalogo corsi CINECA) con i relativi orari di ricevimento (ottenibili sito del dipartimento a cui appartiene).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lezioni in corso</w:t>
      </w:r>
      <w:r w:rsidRPr="007B6F68">
        <w:rPr>
          <w:rFonts w:ascii="Arial" w:hAnsi="Arial" w:cs="Arial"/>
          <w:lang w:val="it-IT"/>
        </w:rPr>
        <w:t xml:space="preserve"> (della propria lista)</w:t>
      </w:r>
      <w:r w:rsidR="002F3A99">
        <w:rPr>
          <w:rFonts w:ascii="Arial" w:hAnsi="Arial" w:cs="Arial"/>
          <w:lang w:val="it-IT"/>
        </w:rPr>
        <w:t xml:space="preserve"> </w:t>
      </w:r>
      <w:r w:rsidRPr="007B6F68">
        <w:rPr>
          <w:rFonts w:ascii="Arial" w:hAnsi="Arial" w:cs="Arial"/>
          <w:lang w:val="it-IT"/>
        </w:rPr>
        <w:br/>
        <w:t xml:space="preserve">Nella homepage sarà presente un widget che mostrerà in real-time tutte le lezioni del proprio corso di laurea (indicando il nome della materia e dell’aula) che si stanno svolgendo. </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Gestione cambio aula/orario lezioni nei calendari personalizzati</w:t>
      </w:r>
      <w:r w:rsidR="002F3A99">
        <w:rPr>
          <w:rFonts w:ascii="Arial" w:hAnsi="Arial" w:cs="Arial"/>
          <w:b/>
          <w:lang w:val="it-IT"/>
        </w:rPr>
        <w:t xml:space="preserve"> </w:t>
      </w:r>
      <w:r w:rsidRPr="001729B6">
        <w:rPr>
          <w:rFonts w:ascii="Arial" w:hAnsi="Arial" w:cs="Arial"/>
          <w:b/>
          <w:lang w:val="it-IT"/>
        </w:rPr>
        <w:br/>
      </w:r>
      <w:r w:rsidRPr="007B6F68">
        <w:rPr>
          <w:rFonts w:ascii="Arial" w:hAnsi="Arial" w:cs="Arial"/>
          <w:lang w:val="it-IT"/>
        </w:rPr>
        <w:t>Il sistema sarà in grado di notificare eventuali cambi di aula/orario delle lezioni e di modificare opportunamente il calendario dello studente.</w:t>
      </w:r>
    </w:p>
    <w:p w:rsidR="007B6F68" w:rsidRDefault="007B6F68" w:rsidP="007B6F68">
      <w:pPr>
        <w:numPr>
          <w:ilvl w:val="0"/>
          <w:numId w:val="2"/>
        </w:numPr>
        <w:pBdr>
          <w:bottom w:val="single" w:sz="8" w:space="31" w:color="4F81BD"/>
        </w:pBdr>
        <w:contextualSpacing/>
        <w:rPr>
          <w:ins w:id="117" w:author="HP" w:date="2019-12-17T11:07:00Z"/>
          <w:rFonts w:ascii="Arial" w:hAnsi="Arial" w:cs="Arial"/>
          <w:lang w:val="it-IT"/>
        </w:rPr>
      </w:pPr>
      <w:r w:rsidRPr="001729B6">
        <w:rPr>
          <w:rFonts w:ascii="Arial" w:hAnsi="Arial" w:cs="Arial"/>
          <w:b/>
          <w:lang w:val="it-IT"/>
        </w:rPr>
        <w:t>Note/promemoria lezioni</w:t>
      </w:r>
      <w:r w:rsidR="002F3A99">
        <w:rPr>
          <w:rFonts w:ascii="Arial" w:hAnsi="Arial" w:cs="Arial"/>
          <w:b/>
          <w:lang w:val="it-IT"/>
        </w:rPr>
        <w:t xml:space="preserve"> </w:t>
      </w:r>
      <w:r w:rsidRPr="007B6F68">
        <w:rPr>
          <w:rFonts w:ascii="Arial" w:hAnsi="Arial" w:cs="Arial"/>
          <w:lang w:val="it-IT"/>
        </w:rPr>
        <w:br/>
        <w:t>Lo studente avrà la possibilità di aggiungere note testuali o promemoria (tipo sveglia) sulle lezioni presenti nel proprio calendario.</w:t>
      </w:r>
    </w:p>
    <w:p w:rsidR="00575300" w:rsidRPr="007B6F68" w:rsidRDefault="00575300" w:rsidP="007B6F68">
      <w:pPr>
        <w:numPr>
          <w:ilvl w:val="0"/>
          <w:numId w:val="2"/>
        </w:numPr>
        <w:pBdr>
          <w:bottom w:val="single" w:sz="8" w:space="31" w:color="4F81BD"/>
        </w:pBdr>
        <w:contextualSpacing/>
        <w:rPr>
          <w:rFonts w:ascii="Arial" w:hAnsi="Arial" w:cs="Arial"/>
          <w:lang w:val="it-IT"/>
        </w:rPr>
      </w:pPr>
      <w:ins w:id="118" w:author="HP" w:date="2019-12-17T11:09:00Z">
        <w:r>
          <w:rPr>
            <w:rFonts w:ascii="Arial" w:hAnsi="Arial" w:cs="Arial"/>
            <w:b/>
            <w:lang w:val="it-IT"/>
          </w:rPr>
          <w:t>Gestione DataBase</w:t>
        </w:r>
      </w:ins>
      <w:r w:rsidR="002F3A99">
        <w:rPr>
          <w:rFonts w:ascii="Arial" w:hAnsi="Arial" w:cs="Arial"/>
          <w:b/>
          <w:lang w:val="it-IT"/>
        </w:rPr>
        <w:t xml:space="preserve"> </w:t>
      </w:r>
      <w:ins w:id="119" w:author="HP" w:date="2019-12-17T11:09:00Z">
        <w:r>
          <w:rPr>
            <w:rFonts w:ascii="Arial" w:hAnsi="Arial" w:cs="Arial"/>
            <w:b/>
            <w:lang w:val="it-IT"/>
          </w:rPr>
          <w:br/>
        </w:r>
        <w:r>
          <w:rPr>
            <w:rFonts w:ascii="Arial" w:hAnsi="Arial" w:cs="Arial"/>
            <w:lang w:val="it-IT"/>
          </w:rPr>
          <w:t>Il sistema permetterà agli amministratori di</w:t>
        </w:r>
      </w:ins>
      <w:ins w:id="120" w:author="HP" w:date="2019-12-17T11:12:00Z">
        <w:r>
          <w:rPr>
            <w:rFonts w:ascii="Arial" w:hAnsi="Arial" w:cs="Arial"/>
            <w:lang w:val="it-IT"/>
          </w:rPr>
          <w:t xml:space="preserve"> gestire le attività CRUD su aule, corsi, lezioni e docenti.</w:t>
        </w:r>
      </w:ins>
    </w:p>
    <w:p w:rsidR="001C663A" w:rsidRDefault="00BF605E" w:rsidP="001C663A">
      <w:pPr>
        <w:numPr>
          <w:ilvl w:val="0"/>
          <w:numId w:val="2"/>
        </w:numPr>
        <w:pBdr>
          <w:bottom w:val="single" w:sz="8" w:space="31" w:color="4F81BD"/>
        </w:pBdr>
        <w:contextualSpacing/>
        <w:rPr>
          <w:rFonts w:ascii="Arial" w:hAnsi="Arial" w:cs="Arial"/>
          <w:i/>
          <w:lang w:val="it-IT"/>
        </w:rPr>
      </w:pPr>
      <w:r w:rsidRPr="00575300">
        <w:rPr>
          <w:rFonts w:ascii="Arial" w:hAnsi="Arial" w:cs="Arial"/>
          <w:b/>
          <w:lang w:val="it-IT"/>
        </w:rPr>
        <w:t>Aggiunta eventi esterni</w:t>
      </w:r>
      <w:r w:rsidRPr="00575300">
        <w:rPr>
          <w:rFonts w:ascii="Arial" w:hAnsi="Arial" w:cs="Arial"/>
          <w:lang w:val="it-IT"/>
        </w:rPr>
        <w:br/>
      </w:r>
      <w:r w:rsidR="00C61E09" w:rsidRPr="00575300">
        <w:rPr>
          <w:rFonts w:ascii="Arial" w:hAnsi="Arial" w:cs="Arial"/>
          <w:lang w:val="it-IT"/>
        </w:rPr>
        <w:t>I</w:t>
      </w:r>
      <w:r w:rsidRPr="00575300">
        <w:rPr>
          <w:rFonts w:ascii="Arial" w:hAnsi="Arial" w:cs="Arial"/>
          <w:lang w:val="it-IT"/>
        </w:rPr>
        <w:t>l sistema deve dare la possibilità allo studente di creare eventi personali, questi eventi non verranno proposti automaticamente dal sistema in comparazione con i corsi e serviranno a coprire qualsiasi altro evento scolastico che lo studente vorrà seguire o partecipare</w:t>
      </w:r>
      <w:r w:rsidR="004E2D96" w:rsidRPr="00575300">
        <w:rPr>
          <w:rFonts w:ascii="Arial" w:hAnsi="Arial" w:cs="Arial"/>
          <w:lang w:val="it-IT"/>
        </w:rPr>
        <w:t xml:space="preserve"> </w:t>
      </w:r>
      <w:ins w:id="121" w:author="HP" w:date="2019-12-17T10:18:00Z">
        <w:r w:rsidR="004E2D96" w:rsidRPr="00575300">
          <w:rPr>
            <w:rFonts w:ascii="Arial" w:hAnsi="Arial" w:cs="Arial"/>
            <w:lang w:val="it-IT"/>
          </w:rPr>
          <w:t>(quali seminari, esami, ecc...)</w:t>
        </w:r>
      </w:ins>
      <w:r w:rsidRPr="00575300">
        <w:rPr>
          <w:rFonts w:ascii="Arial" w:hAnsi="Arial" w:cs="Arial"/>
          <w:lang w:val="it-IT"/>
        </w:rPr>
        <w:t>.</w:t>
      </w:r>
      <w:ins w:id="122" w:author="HP" w:date="2019-12-17T11:06:00Z">
        <w:r w:rsidR="00575300" w:rsidRPr="00575300">
          <w:rPr>
            <w:rFonts w:ascii="Arial" w:hAnsi="Arial" w:cs="Arial"/>
            <w:i/>
            <w:lang w:val="it-IT"/>
          </w:rPr>
          <w:t xml:space="preserve"> </w:t>
        </w:r>
      </w:ins>
      <w:r w:rsidR="001C663A">
        <w:rPr>
          <w:rFonts w:ascii="Arial" w:hAnsi="Arial" w:cs="Arial"/>
          <w:i/>
          <w:lang w:val="it-IT"/>
        </w:rPr>
        <w:br/>
      </w:r>
    </w:p>
    <w:p w:rsidR="005E5FEC" w:rsidRPr="001964D6" w:rsidRDefault="001C663A" w:rsidP="005E5FEC">
      <w:pPr>
        <w:pBdr>
          <w:bottom w:val="single" w:sz="8" w:space="31" w:color="4F81BD"/>
        </w:pBdr>
        <w:ind w:left="360"/>
        <w:contextualSpacing/>
        <w:rPr>
          <w:ins w:id="123" w:author="HP" w:date="2020-01-16T15:07:00Z"/>
          <w:rFonts w:ascii="Arial" w:hAnsi="Arial" w:cs="Arial"/>
          <w:i/>
          <w:lang w:val="it-IT"/>
        </w:rPr>
      </w:pPr>
      <w:r>
        <w:rPr>
          <w:rFonts w:ascii="Arial" w:hAnsi="Arial" w:cs="Arial"/>
          <w:b/>
          <w:lang w:val="it-IT"/>
        </w:rPr>
        <w:br/>
      </w:r>
    </w:p>
    <w:tbl>
      <w:tblPr>
        <w:tblStyle w:val="Grigliatabella"/>
        <w:tblpPr w:leftFromText="141" w:rightFromText="141" w:vertAnchor="text" w:horzAnchor="page" w:tblpX="2923" w:tblpY="149"/>
        <w:tblW w:w="0" w:type="auto"/>
        <w:tblLayout w:type="fixed"/>
        <w:tblLook w:val="04A0"/>
      </w:tblPr>
      <w:tblGrid>
        <w:gridCol w:w="959"/>
        <w:gridCol w:w="992"/>
        <w:gridCol w:w="992"/>
      </w:tblGrid>
      <w:tr w:rsidR="001964D6" w:rsidTr="005E5FEC">
        <w:tc>
          <w:tcPr>
            <w:tcW w:w="959" w:type="dxa"/>
            <w:shd w:val="clear" w:color="auto" w:fill="FFC000"/>
          </w:tcPr>
          <w:p w:rsidR="001964D6" w:rsidRDefault="001964D6" w:rsidP="001964D6">
            <w:pPr>
              <w:contextualSpacing/>
              <w:jc w:val="center"/>
              <w:rPr>
                <w:rFonts w:ascii="Arial" w:hAnsi="Arial" w:cs="Arial"/>
                <w:lang w:val="it-IT"/>
              </w:rPr>
            </w:pPr>
            <w:r>
              <w:rPr>
                <w:rFonts w:ascii="Arial" w:hAnsi="Arial" w:cs="Arial"/>
                <w:lang w:val="it-IT"/>
              </w:rPr>
              <w:lastRenderedPageBreak/>
              <w:t>ALTA</w:t>
            </w:r>
          </w:p>
        </w:tc>
        <w:tc>
          <w:tcPr>
            <w:tcW w:w="992" w:type="dxa"/>
            <w:shd w:val="clear" w:color="auto" w:fill="FFFF00"/>
          </w:tcPr>
          <w:p w:rsidR="001964D6" w:rsidRDefault="001964D6" w:rsidP="001964D6">
            <w:pPr>
              <w:contextualSpacing/>
              <w:jc w:val="center"/>
              <w:rPr>
                <w:rFonts w:ascii="Arial" w:hAnsi="Arial" w:cs="Arial"/>
                <w:lang w:val="it-IT"/>
              </w:rPr>
            </w:pPr>
            <w:r>
              <w:rPr>
                <w:rFonts w:ascii="Arial" w:hAnsi="Arial" w:cs="Arial"/>
                <w:lang w:val="it-IT"/>
              </w:rPr>
              <w:t>MEDIA</w:t>
            </w:r>
          </w:p>
        </w:tc>
        <w:tc>
          <w:tcPr>
            <w:tcW w:w="992" w:type="dxa"/>
            <w:shd w:val="clear" w:color="auto" w:fill="92D050"/>
          </w:tcPr>
          <w:p w:rsidR="001964D6" w:rsidRDefault="001964D6" w:rsidP="001964D6">
            <w:pPr>
              <w:contextualSpacing/>
              <w:jc w:val="center"/>
              <w:rPr>
                <w:rFonts w:ascii="Arial" w:hAnsi="Arial" w:cs="Arial"/>
                <w:lang w:val="it-IT"/>
              </w:rPr>
            </w:pPr>
            <w:r>
              <w:rPr>
                <w:rFonts w:ascii="Arial" w:hAnsi="Arial" w:cs="Arial"/>
                <w:lang w:val="it-IT"/>
              </w:rPr>
              <w:t>BASSA</w:t>
            </w:r>
          </w:p>
        </w:tc>
      </w:tr>
    </w:tbl>
    <w:p w:rsidR="001964D6" w:rsidRPr="001964D6" w:rsidRDefault="001964D6" w:rsidP="001C663A">
      <w:pPr>
        <w:pBdr>
          <w:bottom w:val="single" w:sz="8" w:space="31" w:color="4F81BD"/>
        </w:pBdr>
        <w:ind w:left="360"/>
        <w:contextualSpacing/>
        <w:rPr>
          <w:rFonts w:ascii="Arial" w:hAnsi="Arial" w:cs="Arial"/>
          <w:lang w:val="it-IT"/>
        </w:rPr>
      </w:pPr>
      <w:ins w:id="124" w:author="HP" w:date="2020-01-16T15:08:00Z">
        <w:r>
          <w:rPr>
            <w:rFonts w:ascii="Arial" w:hAnsi="Arial" w:cs="Arial"/>
            <w:lang w:val="it-IT"/>
          </w:rPr>
          <w:t>Legenda:</w:t>
        </w:r>
      </w:ins>
      <w:r>
        <w:rPr>
          <w:rFonts w:ascii="Arial" w:hAnsi="Arial" w:cs="Arial"/>
          <w:lang w:val="it-IT"/>
        </w:rPr>
        <w:t xml:space="preserve"> </w:t>
      </w:r>
    </w:p>
    <w:p w:rsidR="001964D6" w:rsidRDefault="001964D6" w:rsidP="001C663A">
      <w:pPr>
        <w:pBdr>
          <w:bottom w:val="single" w:sz="8" w:space="31" w:color="4F81BD"/>
        </w:pBdr>
        <w:ind w:left="360"/>
        <w:contextualSpacing/>
        <w:rPr>
          <w:rFonts w:ascii="Arial" w:hAnsi="Arial" w:cs="Arial"/>
          <w:lang w:val="it-IT"/>
        </w:rPr>
      </w:pPr>
    </w:p>
    <w:p w:rsidR="001964D6" w:rsidRPr="001964D6" w:rsidRDefault="001964D6" w:rsidP="001964D6">
      <w:pPr>
        <w:pStyle w:val="Paragrafoelenco"/>
        <w:numPr>
          <w:ilvl w:val="0"/>
          <w:numId w:val="19"/>
        </w:numPr>
        <w:pBdr>
          <w:bottom w:val="single" w:sz="8" w:space="31" w:color="4F81BD"/>
        </w:pBdr>
        <w:rPr>
          <w:rFonts w:ascii="Arial" w:hAnsi="Arial" w:cs="Arial"/>
          <w:lang w:val="it-IT"/>
        </w:rPr>
      </w:pPr>
      <w:ins w:id="125" w:author="HP" w:date="2020-01-16T15:12:00Z">
        <w:r>
          <w:rPr>
            <w:rFonts w:ascii="Arial" w:hAnsi="Arial" w:cs="Arial"/>
            <w:lang w:val="it-IT"/>
          </w:rPr>
          <w:t>L’ORDINE E’ DECRESCENTE</w:t>
        </w:r>
      </w:ins>
    </w:p>
    <w:tbl>
      <w:tblPr>
        <w:tblStyle w:val="Grigliatabella"/>
        <w:tblW w:w="0" w:type="auto"/>
        <w:tblInd w:w="360" w:type="dxa"/>
        <w:tblLook w:val="04A0"/>
      </w:tblPr>
      <w:tblGrid>
        <w:gridCol w:w="4747"/>
        <w:gridCol w:w="4747"/>
      </w:tblGrid>
      <w:tr w:rsidR="00E15D89" w:rsidTr="00E15D89">
        <w:tc>
          <w:tcPr>
            <w:tcW w:w="4747" w:type="dxa"/>
          </w:tcPr>
          <w:p w:rsidR="00E15D89" w:rsidRPr="00E15D89" w:rsidRDefault="00E15D89" w:rsidP="00E15D89">
            <w:pPr>
              <w:contextualSpacing/>
              <w:jc w:val="center"/>
              <w:rPr>
                <w:rFonts w:ascii="Arial" w:hAnsi="Arial" w:cs="Arial"/>
                <w:b/>
                <w:lang w:val="it-IT"/>
              </w:rPr>
            </w:pPr>
            <w:r>
              <w:rPr>
                <w:rFonts w:ascii="Arial" w:hAnsi="Arial" w:cs="Arial"/>
                <w:b/>
                <w:lang w:val="it-IT"/>
              </w:rPr>
              <w:t>IMPORTANZA</w:t>
            </w:r>
          </w:p>
        </w:tc>
        <w:tc>
          <w:tcPr>
            <w:tcW w:w="4747" w:type="dxa"/>
          </w:tcPr>
          <w:p w:rsidR="00E15D89" w:rsidRPr="00E15D89" w:rsidRDefault="00E15D89" w:rsidP="00E15D89">
            <w:pPr>
              <w:contextualSpacing/>
              <w:jc w:val="center"/>
              <w:rPr>
                <w:rFonts w:ascii="Arial" w:hAnsi="Arial" w:cs="Arial"/>
                <w:b/>
                <w:lang w:val="it-IT"/>
              </w:rPr>
            </w:pPr>
            <w:r>
              <w:rPr>
                <w:rFonts w:ascii="Arial" w:hAnsi="Arial" w:cs="Arial"/>
                <w:b/>
                <w:lang w:val="it-IT"/>
              </w:rPr>
              <w:t>COMPLESSITA’</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Accesso al sistema</w:t>
            </w:r>
          </w:p>
        </w:tc>
        <w:tc>
          <w:tcPr>
            <w:tcW w:w="4747" w:type="dxa"/>
            <w:shd w:val="clear" w:color="auto" w:fill="FFC000"/>
          </w:tcPr>
          <w:p w:rsidR="00E15D89" w:rsidRDefault="0098502D" w:rsidP="00E15D89">
            <w:pPr>
              <w:contextualSpacing/>
              <w:rPr>
                <w:rFonts w:ascii="Arial" w:hAnsi="Arial" w:cs="Arial"/>
                <w:i/>
                <w:lang w:val="it-IT"/>
              </w:rPr>
            </w:pPr>
            <w:r>
              <w:rPr>
                <w:rFonts w:ascii="Arial" w:hAnsi="Arial" w:cs="Arial"/>
                <w:i/>
                <w:lang w:val="it-IT"/>
              </w:rPr>
              <w:t>Visualizzazione lezioni in corso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Generazione calendario personalizzato</w:t>
            </w:r>
          </w:p>
        </w:tc>
        <w:tc>
          <w:tcPr>
            <w:tcW w:w="4747" w:type="dxa"/>
            <w:shd w:val="clear" w:color="auto" w:fill="FFC000"/>
          </w:tcPr>
          <w:p w:rsidR="00E15D89" w:rsidRDefault="0098502D" w:rsidP="00E15D89">
            <w:pPr>
              <w:contextualSpacing/>
              <w:rPr>
                <w:rFonts w:ascii="Arial" w:hAnsi="Arial" w:cs="Arial"/>
                <w:i/>
                <w:lang w:val="it-IT"/>
              </w:rPr>
            </w:pPr>
            <w:r>
              <w:rPr>
                <w:rFonts w:ascii="Arial" w:hAnsi="Arial" w:cs="Arial"/>
                <w:i/>
                <w:lang w:val="it-IT"/>
              </w:rPr>
              <w:t>Gestione cambio aula/orario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Gestione DataBase</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Generazione calendario personalizzato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Gestione cambio aula/orario</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Gestione DataBase</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Visualizzazione lezioni in corso</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Note/Promemoria lezioni</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Aggiunta eventi esterni</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Aggiunta eventi esterni</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Note/Promemoria lezioni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Generazione lista docenti</w:t>
            </w:r>
          </w:p>
        </w:tc>
      </w:tr>
      <w:tr w:rsidR="00E15D89" w:rsidTr="0098502D">
        <w:tc>
          <w:tcPr>
            <w:tcW w:w="4747" w:type="dxa"/>
            <w:shd w:val="clear" w:color="auto" w:fill="92D050"/>
          </w:tcPr>
          <w:p w:rsidR="00E15D89" w:rsidRDefault="007A6687" w:rsidP="00E15D89">
            <w:pPr>
              <w:contextualSpacing/>
              <w:rPr>
                <w:rFonts w:ascii="Arial" w:hAnsi="Arial" w:cs="Arial"/>
                <w:i/>
                <w:lang w:val="it-IT"/>
              </w:rPr>
            </w:pPr>
            <w:r>
              <w:rPr>
                <w:rFonts w:ascii="Arial" w:hAnsi="Arial" w:cs="Arial"/>
                <w:i/>
                <w:lang w:val="it-IT"/>
              </w:rPr>
              <w:t>Generazione lista docenti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Visualizzazione corsi seguiti</w:t>
            </w:r>
          </w:p>
        </w:tc>
      </w:tr>
      <w:tr w:rsidR="00E15D89" w:rsidTr="0098502D">
        <w:tc>
          <w:tcPr>
            <w:tcW w:w="4747" w:type="dxa"/>
            <w:shd w:val="clear" w:color="auto" w:fill="92D050"/>
          </w:tcPr>
          <w:p w:rsidR="00E15D89" w:rsidRDefault="007A6687" w:rsidP="00E15D89">
            <w:pPr>
              <w:contextualSpacing/>
              <w:rPr>
                <w:rFonts w:ascii="Arial" w:hAnsi="Arial" w:cs="Arial"/>
                <w:i/>
                <w:lang w:val="it-IT"/>
              </w:rPr>
            </w:pPr>
            <w:r>
              <w:rPr>
                <w:rFonts w:ascii="Arial" w:hAnsi="Arial" w:cs="Arial"/>
                <w:i/>
                <w:lang w:val="it-IT"/>
              </w:rPr>
              <w:t>Visualizzazione corsi seguiti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Accesso al sistema</w:t>
            </w:r>
          </w:p>
        </w:tc>
      </w:tr>
    </w:tbl>
    <w:p w:rsidR="001D1E20" w:rsidRDefault="001D1E20" w:rsidP="001D1E20">
      <w:pPr>
        <w:pStyle w:val="Titolo4"/>
        <w:rPr>
          <w:rStyle w:val="Enfasiintensa"/>
          <w:sz w:val="28"/>
        </w:rPr>
      </w:pPr>
      <w:r>
        <w:rPr>
          <w:rStyle w:val="Enfasiintensa"/>
          <w:sz w:val="28"/>
        </w:rPr>
        <w:t>A.2 Requisiti non Funzionali</w:t>
      </w:r>
    </w:p>
    <w:p w:rsidR="001D1E20" w:rsidRDefault="001D1E20" w:rsidP="001D1E20"/>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Portabilità</w:t>
      </w:r>
      <w:r>
        <w:rPr>
          <w:rFonts w:ascii="Arial" w:hAnsi="Arial" w:cs="Arial"/>
          <w:lang w:val="it-IT"/>
        </w:rPr>
        <w:br/>
      </w:r>
      <w:r w:rsidRPr="001729B6">
        <w:rPr>
          <w:rFonts w:ascii="Arial" w:hAnsi="Arial" w:cs="Arial"/>
          <w:lang w:val="it-IT"/>
        </w:rPr>
        <w:t xml:space="preserve">Il sistema dovrà essere disponibile per </w:t>
      </w:r>
      <w:del w:id="126" w:author="HP" w:date="2020-01-16T08:59:00Z">
        <w:r w:rsidRPr="001729B6" w:rsidDel="001475DB">
          <w:rPr>
            <w:rFonts w:ascii="Arial" w:hAnsi="Arial" w:cs="Arial"/>
            <w:lang w:val="it-IT"/>
          </w:rPr>
          <w:delText xml:space="preserve">le piattaforme più diffuse, </w:delText>
        </w:r>
      </w:del>
      <w:ins w:id="127" w:author="HP" w:date="2020-01-16T08:59:00Z">
        <w:r w:rsidR="001475DB">
          <w:rPr>
            <w:rFonts w:ascii="Arial" w:hAnsi="Arial" w:cs="Arial"/>
            <w:lang w:val="it-IT"/>
          </w:rPr>
          <w:t xml:space="preserve"> dispositivi </w:t>
        </w:r>
      </w:ins>
      <w:r w:rsidRPr="001729B6">
        <w:rPr>
          <w:rFonts w:ascii="Arial" w:hAnsi="Arial" w:cs="Arial"/>
          <w:lang w:val="it-IT"/>
        </w:rPr>
        <w:t>mobile e non</w:t>
      </w:r>
      <w:ins w:id="128" w:author="HP" w:date="2020-01-16T08:59:00Z">
        <w:r w:rsidR="001475DB">
          <w:rPr>
            <w:rFonts w:ascii="Arial" w:hAnsi="Arial" w:cs="Arial"/>
            <w:lang w:val="it-IT"/>
          </w:rPr>
          <w:t xml:space="preserve"> </w:t>
        </w:r>
        <w:r w:rsidR="001475DB" w:rsidRPr="001475DB">
          <w:rPr>
            <w:rFonts w:ascii="Arial" w:hAnsi="Arial" w:cs="Arial"/>
            <w:lang w:val="it-IT"/>
          </w:rPr>
          <w:t>e per i principali sistemi operativi attualmente in circolazione</w:t>
        </w:r>
      </w:ins>
      <w:r w:rsidRPr="001729B6">
        <w:rPr>
          <w:rFonts w:ascii="Arial" w:hAnsi="Arial" w:cs="Arial"/>
          <w:lang w:val="it-IT"/>
        </w:rPr>
        <w:t>.</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Efficienza</w:t>
      </w:r>
      <w:r>
        <w:rPr>
          <w:rFonts w:ascii="Arial" w:hAnsi="Arial" w:cs="Arial"/>
          <w:lang w:val="it-IT"/>
        </w:rPr>
        <w:br/>
      </w:r>
      <w:r w:rsidRPr="001729B6">
        <w:rPr>
          <w:rFonts w:ascii="Arial" w:hAnsi="Arial" w:cs="Arial"/>
          <w:lang w:val="it-IT"/>
        </w:rPr>
        <w:t>Data la disomogeneità dei dispositivi per quanto riguarda le caratteristiche tecniche, il sistema dovrà limitare l’utilizzo di risorse per garantire un corretto funzionamento anche a dispositivi di fascia bassa.</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Usabilità</w:t>
      </w:r>
      <w:r>
        <w:rPr>
          <w:rFonts w:ascii="Arial" w:hAnsi="Arial" w:cs="Arial"/>
          <w:lang w:val="it-IT"/>
        </w:rPr>
        <w:br/>
      </w:r>
      <w:r w:rsidRPr="001729B6">
        <w:rPr>
          <w:rFonts w:ascii="Arial" w:hAnsi="Arial" w:cs="Arial"/>
          <w:lang w:val="it-IT"/>
        </w:rPr>
        <w:t>Come da specifica, il sistema sarà semplice da usare, permetterà all’utilizzatore di usufruire delle diverse funzionalità in pochi semplici passi limitando il data entry.</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Supportabilità</w:t>
      </w:r>
      <w:r w:rsidRPr="001729B6">
        <w:rPr>
          <w:rFonts w:ascii="Arial" w:hAnsi="Arial" w:cs="Arial"/>
          <w:lang w:val="it-IT"/>
        </w:rPr>
        <w:t xml:space="preserve"> </w:t>
      </w:r>
      <w:r>
        <w:rPr>
          <w:rFonts w:ascii="Arial" w:hAnsi="Arial" w:cs="Arial"/>
          <w:lang w:val="it-IT"/>
        </w:rPr>
        <w:br/>
      </w:r>
      <w:r w:rsidRPr="001729B6">
        <w:rPr>
          <w:rFonts w:ascii="Arial" w:hAnsi="Arial" w:cs="Arial"/>
          <w:lang w:val="it-IT"/>
        </w:rPr>
        <w:t>il sistema sarà facile da modificare in modo da renderlo indipendente da una specifica università.</w:t>
      </w:r>
    </w:p>
    <w:p w:rsidR="001D1E20" w:rsidRDefault="001E0CA0" w:rsidP="001E0CA0">
      <w:pPr>
        <w:pStyle w:val="Paragrafoelenco"/>
        <w:numPr>
          <w:ilvl w:val="0"/>
          <w:numId w:val="2"/>
        </w:numPr>
        <w:rPr>
          <w:rFonts w:ascii="Arial" w:hAnsi="Arial" w:cs="Arial"/>
          <w:lang w:val="it-IT"/>
        </w:rPr>
      </w:pPr>
      <w:r w:rsidRPr="001E0CA0">
        <w:rPr>
          <w:rFonts w:ascii="Arial" w:hAnsi="Arial" w:cs="Arial"/>
          <w:b/>
          <w:lang w:val="it-IT"/>
        </w:rPr>
        <w:t>Affidabilità</w:t>
      </w:r>
      <w:r>
        <w:rPr>
          <w:rFonts w:ascii="Arial" w:hAnsi="Arial" w:cs="Arial"/>
          <w:lang w:val="it-IT"/>
        </w:rPr>
        <w:br/>
      </w:r>
      <w:r w:rsidR="001D1E20" w:rsidRPr="001E0CA0">
        <w:rPr>
          <w:rFonts w:ascii="Arial" w:hAnsi="Arial" w:cs="Arial"/>
          <w:lang w:val="it-IT"/>
        </w:rPr>
        <w:t>Il sistema deve poter funzionare in qualsiasi momento (margine di errore molto basso) e deve fornire, agli utenti che lo utilizzano, dati veritieri e sempre aggiornati.</w:t>
      </w:r>
    </w:p>
    <w:p w:rsidR="007645FF" w:rsidRDefault="001E0CA0" w:rsidP="001D1E20">
      <w:pPr>
        <w:pStyle w:val="Paragrafoelenco"/>
        <w:numPr>
          <w:ilvl w:val="0"/>
          <w:numId w:val="2"/>
        </w:numPr>
        <w:rPr>
          <w:rFonts w:ascii="Arial" w:hAnsi="Arial" w:cs="Arial"/>
          <w:lang w:val="it-IT"/>
        </w:rPr>
      </w:pPr>
      <w:r w:rsidRPr="001E0CA0">
        <w:rPr>
          <w:rFonts w:ascii="Arial" w:hAnsi="Arial" w:cs="Arial"/>
          <w:b/>
          <w:lang w:val="it-IT"/>
        </w:rPr>
        <w:t>Sicurezza</w:t>
      </w:r>
      <w:r>
        <w:rPr>
          <w:rFonts w:ascii="Arial" w:hAnsi="Arial" w:cs="Arial"/>
          <w:lang w:val="it-IT"/>
        </w:rPr>
        <w:br/>
        <w:t xml:space="preserve">Il sistema non deve permettere la visualizzazione dei dati di terzi soggetti da parte dell’utente connesso al momento. </w:t>
      </w: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lang w:val="it-IT"/>
        </w:rPr>
      </w:pPr>
    </w:p>
    <w:p w:rsidR="005E5FEC" w:rsidRDefault="005E5FEC" w:rsidP="000758CF">
      <w:pPr>
        <w:pStyle w:val="Paragrafoelenco"/>
        <w:rPr>
          <w:rFonts w:ascii="Arial" w:hAnsi="Arial" w:cs="Arial"/>
          <w:lang w:val="it-IT"/>
        </w:rPr>
      </w:pPr>
    </w:p>
    <w:p w:rsidR="005E5FEC" w:rsidRDefault="005E5FEC" w:rsidP="000758CF">
      <w:pPr>
        <w:pStyle w:val="Paragrafoelenco"/>
        <w:rPr>
          <w:rFonts w:ascii="Arial" w:hAnsi="Arial" w:cs="Arial"/>
          <w:lang w:val="it-IT"/>
        </w:rPr>
      </w:pPr>
    </w:p>
    <w:p w:rsidR="005E5FEC" w:rsidRPr="001C663A" w:rsidRDefault="005E5FEC" w:rsidP="000758CF">
      <w:pPr>
        <w:pStyle w:val="Paragrafoelenco"/>
        <w:rPr>
          <w:rFonts w:ascii="Arial" w:hAnsi="Arial" w:cs="Arial"/>
          <w:lang w:val="it-IT"/>
        </w:rPr>
      </w:pPr>
    </w:p>
    <w:p w:rsidR="001D1E20" w:rsidRDefault="001D1E20" w:rsidP="00896B61">
      <w:pPr>
        <w:pStyle w:val="Titolo2"/>
        <w:rPr>
          <w:b w:val="0"/>
          <w:kern w:val="28"/>
          <w:sz w:val="28"/>
        </w:rPr>
      </w:pPr>
      <w:r w:rsidRPr="00896B61">
        <w:rPr>
          <w:b w:val="0"/>
          <w:kern w:val="28"/>
          <w:sz w:val="28"/>
        </w:rPr>
        <w:t>A.3 Scenari d’uso dettagliati</w:t>
      </w:r>
    </w:p>
    <w:p w:rsidR="00896B61" w:rsidRDefault="00896B61" w:rsidP="00896B61"/>
    <w:p w:rsidR="003F3F3C" w:rsidRPr="003F3F3C" w:rsidRDefault="003F3F3C" w:rsidP="003F3F3C">
      <w:pPr>
        <w:pStyle w:val="Paragrafoelenco"/>
        <w:numPr>
          <w:ilvl w:val="0"/>
          <w:numId w:val="9"/>
        </w:numPr>
        <w:rPr>
          <w:rFonts w:ascii="Arial" w:hAnsi="Arial" w:cs="Arial"/>
        </w:rPr>
      </w:pPr>
      <w:r w:rsidRPr="003A096A">
        <w:rPr>
          <w:rFonts w:ascii="Arial" w:hAnsi="Arial" w:cs="Arial"/>
          <w:b/>
        </w:rPr>
        <w:t>Visualizzazione dell’orario</w:t>
      </w:r>
      <w:r w:rsidRPr="003F3F3C">
        <w:rPr>
          <w:rFonts w:ascii="Arial" w:hAnsi="Arial" w:cs="Arial"/>
        </w:rPr>
        <w:br/>
        <w:t>Una volta completata la prima configurazione, il calendario settimanale presentato nella homepage verrà riempito con i corsi selezionati dallo studente. Questo potrà essere visualizzato solo accedendo al sistema.</w:t>
      </w:r>
      <w:ins w:id="129" w:author="HP" w:date="2019-12-22T11:27:00Z">
        <w:r w:rsidR="00C86607" w:rsidRPr="00C86607">
          <w:t xml:space="preserve"> </w:t>
        </w:r>
        <w:r w:rsidR="00C86607" w:rsidRPr="00C86607">
          <w:rPr>
            <w:rFonts w:ascii="Arial" w:hAnsi="Arial" w:cs="Arial"/>
          </w:rPr>
          <w:t>In caso di non autentificazione da parte dell’utente, verranno presentati 3 campi che devono essere completati con:  corso di laurea, anno del percorso di laurea e semestre. Una volta compiuto questo passo gli verrà stampato l’orario settimanale generico con tutti i corsi del corso di laurea, dell’anno e semestre selezionati.</w:t>
        </w:r>
      </w:ins>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Log in</w:t>
      </w:r>
      <w:r w:rsidRPr="003F3F3C">
        <w:rPr>
          <w:rFonts w:ascii="Arial" w:hAnsi="Arial" w:cs="Arial"/>
          <w:color w:val="000000"/>
          <w:szCs w:val="22"/>
        </w:rPr>
        <w:t> </w:t>
      </w:r>
      <w:r w:rsidRPr="003F3F3C">
        <w:rPr>
          <w:rFonts w:ascii="Arial" w:hAnsi="Arial" w:cs="Arial"/>
          <w:color w:val="000000"/>
          <w:szCs w:val="22"/>
        </w:rPr>
        <w:br/>
      </w:r>
      <w:ins w:id="130" w:author="HP" w:date="2020-01-16T09:31:00Z">
        <w:r w:rsidR="00F5121B">
          <w:rPr>
            <w:rFonts w:ascii="Arial" w:hAnsi="Arial" w:cs="Arial"/>
            <w:color w:val="000000"/>
            <w:szCs w:val="22"/>
          </w:rPr>
          <w:t>Al momento dell’iscrizione in una università, ogni singolo studente riceverà un username per accedere ai vari servizi messi a disposizione dall</w:t>
        </w:r>
      </w:ins>
      <w:ins w:id="131" w:author="HP" w:date="2020-01-16T09:32:00Z">
        <w:r w:rsidR="00F5121B">
          <w:rPr>
            <w:rFonts w:ascii="Arial" w:hAnsi="Arial" w:cs="Arial"/>
            <w:color w:val="000000"/>
            <w:szCs w:val="22"/>
          </w:rPr>
          <w:t>’ateneo. Queste credenziali verranno riprese</w:t>
        </w:r>
      </w:ins>
      <w:ins w:id="132" w:author="HP" w:date="2020-01-16T09:34:00Z">
        <w:r w:rsidR="00F5121B">
          <w:rPr>
            <w:rFonts w:ascii="Arial" w:hAnsi="Arial" w:cs="Arial"/>
            <w:color w:val="000000"/>
            <w:szCs w:val="22"/>
          </w:rPr>
          <w:t xml:space="preserve"> dal nostro servizio “calendario”</w:t>
        </w:r>
      </w:ins>
      <w:ins w:id="133" w:author="HP" w:date="2020-01-16T09:32:00Z">
        <w:r w:rsidR="00F5121B">
          <w:rPr>
            <w:rFonts w:ascii="Arial" w:hAnsi="Arial" w:cs="Arial"/>
            <w:color w:val="000000"/>
            <w:szCs w:val="22"/>
          </w:rPr>
          <w:t xml:space="preserve"> per permettere agli </w:t>
        </w:r>
      </w:ins>
      <w:ins w:id="134" w:author="HP" w:date="2020-01-16T09:35:00Z">
        <w:r w:rsidR="00F5121B">
          <w:rPr>
            <w:rFonts w:ascii="Arial" w:hAnsi="Arial" w:cs="Arial"/>
            <w:color w:val="000000"/>
            <w:szCs w:val="22"/>
          </w:rPr>
          <w:t>utent</w:t>
        </w:r>
      </w:ins>
      <w:ins w:id="135" w:author="HP" w:date="2020-01-16T09:32:00Z">
        <w:r w:rsidR="00F5121B">
          <w:rPr>
            <w:rFonts w:ascii="Arial" w:hAnsi="Arial" w:cs="Arial"/>
            <w:color w:val="000000"/>
            <w:szCs w:val="22"/>
          </w:rPr>
          <w:t>i di acceder</w:t>
        </w:r>
      </w:ins>
      <w:ins w:id="136" w:author="HP" w:date="2020-01-16T09:35:00Z">
        <w:r w:rsidR="00F5121B">
          <w:rPr>
            <w:rFonts w:ascii="Arial" w:hAnsi="Arial" w:cs="Arial"/>
            <w:color w:val="000000"/>
            <w:szCs w:val="22"/>
          </w:rPr>
          <w:t>vi</w:t>
        </w:r>
      </w:ins>
      <w:ins w:id="137" w:author="HP" w:date="2020-01-16T09:32:00Z">
        <w:r w:rsidR="00F5121B">
          <w:rPr>
            <w:rFonts w:ascii="Arial" w:hAnsi="Arial" w:cs="Arial"/>
            <w:color w:val="000000"/>
            <w:szCs w:val="22"/>
          </w:rPr>
          <w:t xml:space="preserve"> con maggiore facilità</w:t>
        </w:r>
      </w:ins>
      <w:ins w:id="138" w:author="HP" w:date="2020-01-16T09:35:00Z">
        <w:r w:rsidR="00F5121B">
          <w:rPr>
            <w:rFonts w:ascii="Arial" w:hAnsi="Arial" w:cs="Arial"/>
            <w:color w:val="000000"/>
            <w:szCs w:val="22"/>
          </w:rPr>
          <w:t>.</w:t>
        </w:r>
      </w:ins>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Prima configurazione dell’orario</w:t>
      </w:r>
      <w:r w:rsidRPr="003F3F3C">
        <w:rPr>
          <w:rFonts w:ascii="Arial" w:hAnsi="Arial" w:cs="Arial"/>
          <w:color w:val="000000"/>
          <w:szCs w:val="22"/>
        </w:rPr>
        <w:t> </w:t>
      </w:r>
      <w:r w:rsidRPr="003F3F3C">
        <w:rPr>
          <w:rFonts w:ascii="Arial" w:hAnsi="Arial" w:cs="Arial"/>
          <w:color w:val="000000"/>
          <w:szCs w:val="22"/>
        </w:rPr>
        <w:br/>
        <w:t xml:space="preserve">Dopo la prima autentificazione, all’utente verrà presentato un calendario settimanale vuoto. Lo studente dovrà creare un orario delle lezioni personalizzato e, una volta scelta questa opzione, gli verrà presentata una lista di corsi che esso potrà seguire, in base al suo anno di immatricolazione, </w:t>
      </w:r>
      <w:ins w:id="139" w:author="HP" w:date="2020-01-16T09:47:00Z">
        <w:r w:rsidR="00F72681">
          <w:rPr>
            <w:rFonts w:ascii="Arial" w:hAnsi="Arial" w:cs="Arial"/>
            <w:color w:val="000000"/>
            <w:szCs w:val="22"/>
          </w:rPr>
          <w:t>materie scelte, frequentate già ma che non si è ancora sostenuto un esame.</w:t>
        </w:r>
      </w:ins>
      <w:r w:rsidRPr="003F3F3C">
        <w:rPr>
          <w:rFonts w:ascii="Arial" w:hAnsi="Arial" w:cs="Arial"/>
          <w:color w:val="000000"/>
          <w:szCs w:val="22"/>
        </w:rPr>
        <w:t xml:space="preserve"> </w:t>
      </w:r>
      <w:del w:id="140" w:author="HP" w:date="2020-01-16T09:48:00Z">
        <w:r w:rsidRPr="003F3F3C" w:rsidDel="00F72681">
          <w:rPr>
            <w:rFonts w:ascii="Arial" w:hAnsi="Arial" w:cs="Arial"/>
            <w:color w:val="000000"/>
            <w:szCs w:val="22"/>
          </w:rPr>
          <w:delText xml:space="preserve">esami che ancora dovrà superare. </w:delText>
        </w:r>
      </w:del>
      <w:del w:id="141" w:author="HP" w:date="2020-01-16T09:49:00Z">
        <w:r w:rsidRPr="003F3F3C" w:rsidDel="00F72681">
          <w:rPr>
            <w:rFonts w:ascii="Arial" w:hAnsi="Arial" w:cs="Arial"/>
            <w:color w:val="000000"/>
            <w:szCs w:val="22"/>
          </w:rPr>
          <w:delText xml:space="preserve">Scegliendo i </w:delText>
        </w:r>
      </w:del>
      <w:ins w:id="142" w:author="HP" w:date="2020-01-16T09:49:00Z">
        <w:r w:rsidR="00F72681">
          <w:rPr>
            <w:rFonts w:ascii="Arial" w:hAnsi="Arial" w:cs="Arial"/>
            <w:color w:val="000000"/>
            <w:szCs w:val="22"/>
          </w:rPr>
          <w:t xml:space="preserve"> Inoltre, una volta scelti i </w:t>
        </w:r>
      </w:ins>
      <w:r w:rsidRPr="003F3F3C">
        <w:rPr>
          <w:rFonts w:ascii="Arial" w:hAnsi="Arial" w:cs="Arial"/>
          <w:color w:val="000000"/>
          <w:szCs w:val="22"/>
        </w:rPr>
        <w:t>corsi che</w:t>
      </w:r>
      <w:ins w:id="143" w:author="HP" w:date="2020-01-16T09:49:00Z">
        <w:r w:rsidR="00F72681">
          <w:rPr>
            <w:rFonts w:ascii="Arial" w:hAnsi="Arial" w:cs="Arial"/>
            <w:color w:val="000000"/>
            <w:szCs w:val="22"/>
          </w:rPr>
          <w:t xml:space="preserve"> lo studente</w:t>
        </w:r>
      </w:ins>
      <w:r w:rsidRPr="003F3F3C">
        <w:rPr>
          <w:rFonts w:ascii="Arial" w:hAnsi="Arial" w:cs="Arial"/>
          <w:color w:val="000000"/>
          <w:szCs w:val="22"/>
        </w:rPr>
        <w:t xml:space="preserve"> v</w:t>
      </w:r>
      <w:r w:rsidR="00F72681">
        <w:rPr>
          <w:rFonts w:ascii="Arial" w:hAnsi="Arial" w:cs="Arial"/>
          <w:color w:val="000000"/>
          <w:szCs w:val="22"/>
        </w:rPr>
        <w:t>orrà</w:t>
      </w:r>
      <w:r w:rsidRPr="003F3F3C">
        <w:rPr>
          <w:rFonts w:ascii="Arial" w:hAnsi="Arial" w:cs="Arial"/>
          <w:color w:val="000000"/>
          <w:szCs w:val="22"/>
        </w:rPr>
        <w:t xml:space="preserve"> seguire</w:t>
      </w:r>
      <w:r w:rsidR="00F72681">
        <w:rPr>
          <w:rFonts w:ascii="Arial" w:hAnsi="Arial" w:cs="Arial"/>
          <w:color w:val="000000"/>
          <w:szCs w:val="22"/>
        </w:rPr>
        <w:t>,</w:t>
      </w:r>
      <w:r w:rsidRPr="003F3F3C">
        <w:rPr>
          <w:rFonts w:ascii="Arial" w:hAnsi="Arial" w:cs="Arial"/>
          <w:color w:val="000000"/>
          <w:szCs w:val="22"/>
        </w:rPr>
        <w:t xml:space="preserve"> il sistema cre</w:t>
      </w:r>
      <w:r w:rsidR="00F72681">
        <w:rPr>
          <w:rFonts w:ascii="Arial" w:hAnsi="Arial" w:cs="Arial"/>
          <w:color w:val="000000"/>
          <w:szCs w:val="22"/>
        </w:rPr>
        <w:t>erà</w:t>
      </w:r>
      <w:r w:rsidRPr="003F3F3C">
        <w:rPr>
          <w:rFonts w:ascii="Arial" w:hAnsi="Arial" w:cs="Arial"/>
          <w:color w:val="000000"/>
          <w:szCs w:val="22"/>
        </w:rPr>
        <w:t xml:space="preserve"> un orario settimanale contenendo i corsi da questo selezionati.</w:t>
      </w:r>
    </w:p>
    <w:p w:rsid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Modifica dell’orario</w:t>
      </w:r>
      <w:r w:rsidRPr="003F3F3C">
        <w:rPr>
          <w:rFonts w:ascii="Arial" w:hAnsi="Arial" w:cs="Arial"/>
          <w:color w:val="000000"/>
          <w:szCs w:val="22"/>
        </w:rPr>
        <w:br/>
        <w:t>Quando lo studente desidera cambiare il suo orario potrà farlo accedendo di nuovo alla funzione di configurazione dove gli verrà</w:t>
      </w:r>
      <w:r w:rsidR="00F72681">
        <w:rPr>
          <w:rFonts w:ascii="Arial" w:hAnsi="Arial" w:cs="Arial"/>
          <w:color w:val="000000"/>
          <w:szCs w:val="22"/>
        </w:rPr>
        <w:t xml:space="preserve"> presentata una lista con i</w:t>
      </w:r>
      <w:r w:rsidR="00C419EB">
        <w:rPr>
          <w:rFonts w:ascii="Arial" w:hAnsi="Arial" w:cs="Arial"/>
          <w:color w:val="000000"/>
          <w:szCs w:val="22"/>
        </w:rPr>
        <w:t xml:space="preserve"> corsi</w:t>
      </w:r>
      <w:r w:rsidR="00F72681">
        <w:rPr>
          <w:rFonts w:ascii="Arial" w:hAnsi="Arial" w:cs="Arial"/>
          <w:color w:val="000000"/>
          <w:szCs w:val="22"/>
        </w:rPr>
        <w:t xml:space="preserve"> attualmente</w:t>
      </w:r>
      <w:r w:rsidRPr="003F3F3C">
        <w:rPr>
          <w:rFonts w:ascii="Arial" w:hAnsi="Arial" w:cs="Arial"/>
          <w:color w:val="000000"/>
          <w:szCs w:val="22"/>
        </w:rPr>
        <w:t xml:space="preserve"> scelti, qui poi potrà deselezionare i corsi che non desidera più seg</w:t>
      </w:r>
      <w:r w:rsidR="00C419EB">
        <w:rPr>
          <w:rFonts w:ascii="Arial" w:hAnsi="Arial" w:cs="Arial"/>
          <w:color w:val="000000"/>
          <w:szCs w:val="22"/>
        </w:rPr>
        <w:t>uire e selezionare i nuovi</w:t>
      </w:r>
      <w:r w:rsidRPr="003F3F3C">
        <w:rPr>
          <w:rFonts w:ascii="Arial" w:hAnsi="Arial" w:cs="Arial"/>
          <w:color w:val="000000"/>
          <w:szCs w:val="22"/>
        </w:rPr>
        <w:t>. Il sistema crea in automatico il nuovo orario e lo presenta nella homepage.</w:t>
      </w:r>
    </w:p>
    <w:p w:rsidR="00A3476B" w:rsidRDefault="00A3476B" w:rsidP="003F3F3C">
      <w:pPr>
        <w:pStyle w:val="NormaleWeb"/>
        <w:numPr>
          <w:ilvl w:val="0"/>
          <w:numId w:val="9"/>
        </w:numPr>
        <w:spacing w:before="0" w:beforeAutospacing="0" w:after="0" w:afterAutospacing="0"/>
        <w:textAlignment w:val="baseline"/>
        <w:rPr>
          <w:rFonts w:ascii="Arial" w:hAnsi="Arial" w:cs="Arial"/>
          <w:color w:val="000000"/>
          <w:szCs w:val="22"/>
        </w:rPr>
      </w:pPr>
      <w:ins w:id="144" w:author="HP" w:date="2019-12-17T11:39:00Z">
        <w:r>
          <w:rPr>
            <w:rFonts w:ascii="Arial" w:hAnsi="Arial" w:cs="Arial"/>
            <w:b/>
            <w:color w:val="000000"/>
            <w:szCs w:val="22"/>
          </w:rPr>
          <w:t>Variazione dell’orario</w:t>
        </w:r>
        <w:r>
          <w:rPr>
            <w:rFonts w:ascii="Arial" w:hAnsi="Arial" w:cs="Arial"/>
            <w:b/>
            <w:color w:val="000000"/>
            <w:szCs w:val="22"/>
          </w:rPr>
          <w:br/>
        </w:r>
      </w:ins>
      <w:ins w:id="145" w:author="HP" w:date="2019-12-17T11:40:00Z">
        <w:r>
          <w:rPr>
            <w:rFonts w:ascii="Arial" w:hAnsi="Arial" w:cs="Arial"/>
            <w:color w:val="000000"/>
            <w:szCs w:val="22"/>
          </w:rPr>
          <w:t xml:space="preserve">Le </w:t>
        </w:r>
        <w:r w:rsidRPr="00A3476B">
          <w:rPr>
            <w:rFonts w:ascii="Arial" w:hAnsi="Arial" w:cs="Arial"/>
            <w:color w:val="000000"/>
            <w:szCs w:val="22"/>
          </w:rPr>
          <w:t>variazioni (cambio aula opp</w:t>
        </w:r>
        <w:r>
          <w:rPr>
            <w:rFonts w:ascii="Arial" w:hAnsi="Arial" w:cs="Arial"/>
            <w:color w:val="000000"/>
            <w:szCs w:val="22"/>
          </w:rPr>
          <w:t>ure cambio orario di lezione</w:t>
        </w:r>
      </w:ins>
      <w:ins w:id="146" w:author="HP" w:date="2019-12-17T12:29:00Z">
        <w:r w:rsidR="00C419EB">
          <w:rPr>
            <w:rFonts w:ascii="Arial" w:hAnsi="Arial" w:cs="Arial"/>
            <w:color w:val="000000"/>
            <w:szCs w:val="22"/>
          </w:rPr>
          <w:t>, o entrambi</w:t>
        </w:r>
      </w:ins>
      <w:ins w:id="147" w:author="HP" w:date="2019-12-17T11:40:00Z">
        <w:r>
          <w:rPr>
            <w:rFonts w:ascii="Arial" w:hAnsi="Arial" w:cs="Arial"/>
            <w:color w:val="000000"/>
            <w:szCs w:val="22"/>
          </w:rPr>
          <w:t>) potranno essere effettuate solo</w:t>
        </w:r>
        <w:r w:rsidRPr="00A3476B">
          <w:rPr>
            <w:rFonts w:ascii="Arial" w:hAnsi="Arial" w:cs="Arial"/>
            <w:color w:val="000000"/>
            <w:szCs w:val="22"/>
          </w:rPr>
          <w:t xml:space="preserve"> da parte di un amministratore autentificato. Una volta</w:t>
        </w:r>
      </w:ins>
      <w:ins w:id="148" w:author="HP" w:date="2019-12-17T11:41:00Z">
        <w:r>
          <w:rPr>
            <w:rFonts w:ascii="Arial" w:hAnsi="Arial" w:cs="Arial"/>
            <w:color w:val="000000"/>
            <w:szCs w:val="22"/>
          </w:rPr>
          <w:t xml:space="preserve"> effettuato</w:t>
        </w:r>
      </w:ins>
      <w:ins w:id="149" w:author="HP" w:date="2019-12-17T11:40:00Z">
        <w:r w:rsidRPr="00A3476B">
          <w:rPr>
            <w:rFonts w:ascii="Arial" w:hAnsi="Arial" w:cs="Arial"/>
            <w:color w:val="000000"/>
            <w:szCs w:val="22"/>
          </w:rPr>
          <w:t xml:space="preserve"> </w:t>
        </w:r>
      </w:ins>
      <w:ins w:id="150" w:author="HP" w:date="2019-12-17T11:41:00Z">
        <w:r>
          <w:rPr>
            <w:rFonts w:ascii="Arial" w:hAnsi="Arial" w:cs="Arial"/>
            <w:color w:val="000000"/>
            <w:szCs w:val="22"/>
          </w:rPr>
          <w:t>l’</w:t>
        </w:r>
      </w:ins>
      <w:ins w:id="151" w:author="HP" w:date="2019-12-17T11:40:00Z">
        <w:r w:rsidRPr="00A3476B">
          <w:rPr>
            <w:rFonts w:ascii="Arial" w:hAnsi="Arial" w:cs="Arial"/>
            <w:color w:val="000000"/>
            <w:szCs w:val="22"/>
          </w:rPr>
          <w:t xml:space="preserve">accesso al sistema, il principale compito di questo amministratore sarà </w:t>
        </w:r>
      </w:ins>
      <w:ins w:id="152" w:author="HP" w:date="2019-12-17T11:41:00Z">
        <w:r>
          <w:rPr>
            <w:rFonts w:ascii="Arial" w:hAnsi="Arial" w:cs="Arial"/>
            <w:color w:val="000000"/>
            <w:szCs w:val="22"/>
          </w:rPr>
          <w:t xml:space="preserve">la </w:t>
        </w:r>
      </w:ins>
      <w:ins w:id="153" w:author="HP" w:date="2019-12-17T11:40:00Z">
        <w:r>
          <w:rPr>
            <w:rFonts w:ascii="Arial" w:hAnsi="Arial" w:cs="Arial"/>
            <w:color w:val="000000"/>
            <w:szCs w:val="22"/>
          </w:rPr>
          <w:t>gesti</w:t>
        </w:r>
      </w:ins>
      <w:ins w:id="154" w:author="HP" w:date="2019-12-17T11:41:00Z">
        <w:r>
          <w:rPr>
            <w:rFonts w:ascii="Arial" w:hAnsi="Arial" w:cs="Arial"/>
            <w:color w:val="000000"/>
            <w:szCs w:val="22"/>
          </w:rPr>
          <w:t>one</w:t>
        </w:r>
      </w:ins>
      <w:ins w:id="155" w:author="HP" w:date="2019-12-17T11:40:00Z">
        <w:r w:rsidRPr="00A3476B">
          <w:rPr>
            <w:rFonts w:ascii="Arial" w:hAnsi="Arial" w:cs="Arial"/>
            <w:color w:val="000000"/>
            <w:szCs w:val="22"/>
          </w:rPr>
          <w:t xml:space="preserve"> </w:t>
        </w:r>
      </w:ins>
      <w:ins w:id="156" w:author="HP" w:date="2019-12-17T11:41:00Z">
        <w:r>
          <w:rPr>
            <w:rFonts w:ascii="Arial" w:hAnsi="Arial" w:cs="Arial"/>
            <w:color w:val="000000"/>
            <w:szCs w:val="22"/>
          </w:rPr>
          <w:t>delle opportune</w:t>
        </w:r>
      </w:ins>
      <w:ins w:id="157" w:author="HP" w:date="2019-12-17T11:40:00Z">
        <w:r w:rsidRPr="00A3476B">
          <w:rPr>
            <w:rFonts w:ascii="Arial" w:hAnsi="Arial" w:cs="Arial"/>
            <w:color w:val="000000"/>
            <w:szCs w:val="22"/>
          </w:rPr>
          <w:t xml:space="preserve"> variazioni.</w:t>
        </w:r>
      </w:ins>
      <w:ins w:id="158" w:author="HP" w:date="2019-12-22T11:28:00Z">
        <w:r w:rsidR="00C86607" w:rsidRPr="00C86607">
          <w:t xml:space="preserve"> </w:t>
        </w:r>
        <w:r w:rsidR="00C86607" w:rsidRPr="00C86607">
          <w:rPr>
            <w:rFonts w:ascii="Arial" w:hAnsi="Arial" w:cs="Arial"/>
            <w:color w:val="000000"/>
            <w:szCs w:val="22"/>
          </w:rPr>
          <w:t>Questo deve scegliere l’orario da variare selezionando prima il corso di laurea e l’anno in cui verrà effettuata la variazione</w:t>
        </w:r>
        <w:r w:rsidR="00C86607">
          <w:rPr>
            <w:rFonts w:ascii="Arial" w:hAnsi="Arial" w:cs="Arial"/>
            <w:color w:val="000000"/>
            <w:szCs w:val="22"/>
          </w:rPr>
          <w:t>.</w:t>
        </w:r>
      </w:ins>
      <w:ins w:id="159" w:author="HP" w:date="2019-12-17T11:40:00Z">
        <w:r w:rsidRPr="00A3476B">
          <w:rPr>
            <w:rFonts w:ascii="Arial" w:hAnsi="Arial" w:cs="Arial"/>
            <w:color w:val="000000"/>
            <w:szCs w:val="22"/>
          </w:rPr>
          <w:t xml:space="preserve"> Se la variazione proviene da un docente, </w:t>
        </w:r>
      </w:ins>
      <w:ins w:id="160" w:author="HP" w:date="2019-12-17T11:41:00Z">
        <w:r>
          <w:rPr>
            <w:rFonts w:ascii="Arial" w:hAnsi="Arial" w:cs="Arial"/>
            <w:color w:val="000000"/>
            <w:szCs w:val="22"/>
          </w:rPr>
          <w:t>quest’ultimo dovrà</w:t>
        </w:r>
      </w:ins>
      <w:ins w:id="161" w:author="HP" w:date="2019-12-17T11:40:00Z">
        <w:r w:rsidRPr="00A3476B">
          <w:rPr>
            <w:rFonts w:ascii="Arial" w:hAnsi="Arial" w:cs="Arial"/>
            <w:color w:val="000000"/>
            <w:szCs w:val="22"/>
          </w:rPr>
          <w:t xml:space="preserve"> comunicare ad un amministratore la variazione da effettuare</w:t>
        </w:r>
      </w:ins>
      <w:ins w:id="162" w:author="HP" w:date="2019-12-17T11:42:00Z">
        <w:r>
          <w:rPr>
            <w:rFonts w:ascii="Arial" w:hAnsi="Arial" w:cs="Arial"/>
            <w:color w:val="000000"/>
            <w:szCs w:val="22"/>
          </w:rPr>
          <w:t>; lo</w:t>
        </w:r>
      </w:ins>
      <w:ins w:id="163" w:author="HP" w:date="2019-12-17T11:40:00Z">
        <w:r>
          <w:rPr>
            <w:rFonts w:ascii="Arial" w:hAnsi="Arial" w:cs="Arial"/>
            <w:color w:val="000000"/>
            <w:szCs w:val="22"/>
          </w:rPr>
          <w:t xml:space="preserve"> studente potrà visualizzar</w:t>
        </w:r>
      </w:ins>
      <w:ins w:id="164" w:author="HP" w:date="2019-12-17T11:42:00Z">
        <w:r>
          <w:rPr>
            <w:rFonts w:ascii="Arial" w:hAnsi="Arial" w:cs="Arial"/>
            <w:color w:val="000000"/>
            <w:szCs w:val="22"/>
          </w:rPr>
          <w:t>la</w:t>
        </w:r>
      </w:ins>
      <w:ins w:id="165" w:author="HP" w:date="2019-12-17T11:40:00Z">
        <w:r w:rsidRPr="00A3476B">
          <w:rPr>
            <w:rFonts w:ascii="Arial" w:hAnsi="Arial" w:cs="Arial"/>
            <w:color w:val="000000"/>
            <w:szCs w:val="22"/>
          </w:rPr>
          <w:t xml:space="preserve"> subito</w:t>
        </w:r>
      </w:ins>
      <w:ins w:id="166" w:author="HP" w:date="2019-12-17T11:42:00Z">
        <w:r>
          <w:rPr>
            <w:rFonts w:ascii="Arial" w:hAnsi="Arial" w:cs="Arial"/>
            <w:color w:val="000000"/>
            <w:szCs w:val="22"/>
          </w:rPr>
          <w:t>.</w:t>
        </w:r>
      </w:ins>
    </w:p>
    <w:p w:rsidR="006E645F" w:rsidRPr="001C663A" w:rsidRDefault="00571AEC" w:rsidP="001C663A">
      <w:pPr>
        <w:pStyle w:val="Paragrafoelenco"/>
        <w:numPr>
          <w:ilvl w:val="0"/>
          <w:numId w:val="9"/>
        </w:numPr>
        <w:rPr>
          <w:rFonts w:ascii="Arial" w:hAnsi="Arial" w:cs="Arial"/>
        </w:rPr>
      </w:pPr>
      <w:ins w:id="167" w:author="HP" w:date="2019-12-17T12:43:00Z">
        <w:r>
          <w:rPr>
            <w:rFonts w:ascii="Arial" w:hAnsi="Arial" w:cs="Arial"/>
            <w:b/>
          </w:rPr>
          <w:t>Scenario Utente non loggato</w:t>
        </w:r>
        <w:r>
          <w:rPr>
            <w:rFonts w:ascii="Arial" w:hAnsi="Arial" w:cs="Arial"/>
            <w:b/>
          </w:rPr>
          <w:br/>
        </w:r>
      </w:ins>
      <w:ins w:id="168" w:author="HP" w:date="2019-12-17T12:44:00Z">
        <w:r>
          <w:rPr>
            <w:rFonts w:ascii="Arial" w:hAnsi="Arial" w:cs="Arial"/>
          </w:rPr>
          <w:t>Un utente non loggato potrà semplicemente visualizzare l’orario</w:t>
        </w:r>
      </w:ins>
      <w:ins w:id="169" w:author="HP" w:date="2020-01-16T09:52:00Z">
        <w:r w:rsidR="002A0F97">
          <w:rPr>
            <w:rFonts w:ascii="Arial" w:hAnsi="Arial" w:cs="Arial"/>
          </w:rPr>
          <w:t xml:space="preserve"> di lezione base dell’università, secondo il </w:t>
        </w:r>
      </w:ins>
      <w:ins w:id="170" w:author="HP" w:date="2019-12-17T12:44:00Z">
        <w:r>
          <w:rPr>
            <w:rFonts w:ascii="Arial" w:hAnsi="Arial" w:cs="Arial"/>
          </w:rPr>
          <w:t>corso e l’anno da lui s</w:t>
        </w:r>
        <w:r w:rsidR="002A0F97">
          <w:rPr>
            <w:rFonts w:ascii="Arial" w:hAnsi="Arial" w:cs="Arial"/>
          </w:rPr>
          <w:t>elezionato, la lista professori</w:t>
        </w:r>
      </w:ins>
      <w:ins w:id="171" w:author="HP" w:date="2020-01-16T09:52:00Z">
        <w:r w:rsidR="002A0F97">
          <w:rPr>
            <w:rFonts w:ascii="Arial" w:hAnsi="Arial" w:cs="Arial"/>
          </w:rPr>
          <w:t xml:space="preserve"> e i</w:t>
        </w:r>
      </w:ins>
      <w:ins w:id="172" w:author="HP" w:date="2019-12-17T12:44:00Z">
        <w:r w:rsidR="002A0F97">
          <w:rPr>
            <w:rFonts w:ascii="Arial" w:hAnsi="Arial" w:cs="Arial"/>
          </w:rPr>
          <w:t xml:space="preserve"> widget di quell’anno</w:t>
        </w:r>
      </w:ins>
      <w:ins w:id="173" w:author="HP" w:date="2020-01-16T09:52:00Z">
        <w:r w:rsidR="002A0F97">
          <w:rPr>
            <w:rFonts w:ascii="Arial" w:hAnsi="Arial" w:cs="Arial"/>
          </w:rPr>
          <w:t>.</w:t>
        </w:r>
      </w:ins>
      <w:ins w:id="174" w:author="HP" w:date="2019-12-17T12:44:00Z">
        <w:r w:rsidR="002A0F97">
          <w:rPr>
            <w:rFonts w:ascii="Arial" w:hAnsi="Arial" w:cs="Arial"/>
          </w:rPr>
          <w:t xml:space="preserve"> </w:t>
        </w:r>
      </w:ins>
      <w:ins w:id="175" w:author="HP" w:date="2020-01-16T09:52:00Z">
        <w:r w:rsidR="002A0F97">
          <w:rPr>
            <w:rFonts w:ascii="Arial" w:hAnsi="Arial" w:cs="Arial"/>
          </w:rPr>
          <w:t>G</w:t>
        </w:r>
      </w:ins>
      <w:ins w:id="176" w:author="HP" w:date="2019-12-17T12:44:00Z">
        <w:r>
          <w:rPr>
            <w:rFonts w:ascii="Arial" w:hAnsi="Arial" w:cs="Arial"/>
          </w:rPr>
          <w:t>li sarà impossibile creare un calendario personalizzato in quanto non c’è possibilità di mantenere tracciamento di dati.</w:t>
        </w:r>
      </w:ins>
    </w:p>
    <w:p w:rsidR="00896B61" w:rsidRDefault="00896B61" w:rsidP="00896B61">
      <w:pPr>
        <w:pStyle w:val="Titolo3"/>
        <w:rPr>
          <w:b w:val="0"/>
          <w:kern w:val="28"/>
          <w:sz w:val="28"/>
        </w:rPr>
      </w:pPr>
      <w:r w:rsidRPr="00896B61">
        <w:rPr>
          <w:b w:val="0"/>
          <w:kern w:val="28"/>
          <w:sz w:val="28"/>
        </w:rPr>
        <w:t>A.4 Excluded Requirements</w:t>
      </w:r>
    </w:p>
    <w:p w:rsidR="00896B61" w:rsidRPr="00376078" w:rsidRDefault="00896B61" w:rsidP="00896B61">
      <w:pPr>
        <w:rPr>
          <w:rFonts w:ascii="Arial" w:hAnsi="Arial" w:cs="Arial"/>
        </w:rPr>
      </w:pPr>
    </w:p>
    <w:p w:rsidR="00540C2A" w:rsidRPr="00376078" w:rsidRDefault="00540C2A" w:rsidP="00200694">
      <w:pPr>
        <w:pStyle w:val="Paragrafoelenco"/>
        <w:numPr>
          <w:ilvl w:val="0"/>
          <w:numId w:val="8"/>
        </w:numPr>
        <w:rPr>
          <w:rFonts w:ascii="Arial" w:hAnsi="Arial" w:cs="Arial"/>
        </w:rPr>
      </w:pPr>
      <w:r w:rsidRPr="00376078">
        <w:rPr>
          <w:rFonts w:ascii="Arial" w:hAnsi="Arial" w:cs="Arial"/>
        </w:rPr>
        <w:t>Ufficio professori</w:t>
      </w:r>
      <w:r w:rsidR="00200694" w:rsidRPr="00376078">
        <w:rPr>
          <w:rFonts w:ascii="Arial" w:hAnsi="Arial" w:cs="Arial"/>
        </w:rPr>
        <w:t>: Il sistema non si preoccuperà di fornire la locazione dell’ufficio del professore, ma solo un orario di ricevimento</w:t>
      </w:r>
      <w:r w:rsidR="00376078" w:rsidRPr="00376078">
        <w:rPr>
          <w:rFonts w:ascii="Arial" w:hAnsi="Arial" w:cs="Arial"/>
        </w:rPr>
        <w:t>.</w:t>
      </w:r>
    </w:p>
    <w:p w:rsidR="00540C2A" w:rsidRPr="00376078" w:rsidRDefault="00540C2A" w:rsidP="00200694">
      <w:pPr>
        <w:pStyle w:val="Paragrafoelenco"/>
        <w:numPr>
          <w:ilvl w:val="0"/>
          <w:numId w:val="8"/>
        </w:numPr>
        <w:rPr>
          <w:rFonts w:ascii="Arial" w:hAnsi="Arial" w:cs="Arial"/>
        </w:rPr>
      </w:pPr>
      <w:r w:rsidRPr="00376078">
        <w:rPr>
          <w:rFonts w:ascii="Arial" w:hAnsi="Arial" w:cs="Arial"/>
        </w:rPr>
        <w:t>Nel widget non verranno visualizzati gli orari di ricevimento dei singoli professori</w:t>
      </w:r>
      <w:r w:rsidR="00200694" w:rsidRPr="00376078">
        <w:rPr>
          <w:rFonts w:ascii="Arial" w:hAnsi="Arial" w:cs="Arial"/>
        </w:rPr>
        <w:t xml:space="preserve">, ma </w:t>
      </w:r>
      <w:r w:rsidR="00200694" w:rsidRPr="00376078">
        <w:rPr>
          <w:rFonts w:ascii="Arial" w:hAnsi="Arial" w:cs="Arial"/>
          <w:u w:val="single"/>
        </w:rPr>
        <w:t>solo</w:t>
      </w:r>
      <w:r w:rsidR="00200694" w:rsidRPr="00376078">
        <w:rPr>
          <w:rFonts w:ascii="Arial" w:hAnsi="Arial" w:cs="Arial"/>
        </w:rPr>
        <w:t xml:space="preserve"> le lezioni in corso.</w:t>
      </w:r>
    </w:p>
    <w:p w:rsidR="00540C2A" w:rsidRDefault="00540C2A" w:rsidP="00896B61">
      <w:pPr>
        <w:rPr>
          <w:rFonts w:ascii="Arial" w:hAnsi="Arial" w:cs="Arial"/>
        </w:rPr>
      </w:pPr>
    </w:p>
    <w:p w:rsidR="00896B61" w:rsidRDefault="00896B61" w:rsidP="00896B61">
      <w:pPr>
        <w:pStyle w:val="Titolo2"/>
        <w:rPr>
          <w:b w:val="0"/>
          <w:kern w:val="28"/>
          <w:sz w:val="28"/>
        </w:rPr>
      </w:pPr>
      <w:r w:rsidRPr="00896B61">
        <w:rPr>
          <w:b w:val="0"/>
          <w:kern w:val="28"/>
          <w:sz w:val="28"/>
        </w:rPr>
        <w:t>A.5 Assunzioni</w:t>
      </w:r>
    </w:p>
    <w:p w:rsidR="00896B61" w:rsidRDefault="00896B61" w:rsidP="00896B61"/>
    <w:p w:rsidR="00540C2A" w:rsidRPr="00376078" w:rsidRDefault="00540C2A" w:rsidP="00BF605E">
      <w:pPr>
        <w:pStyle w:val="Paragrafoelenco"/>
        <w:numPr>
          <w:ilvl w:val="0"/>
          <w:numId w:val="6"/>
        </w:numPr>
        <w:rPr>
          <w:rFonts w:ascii="Arial" w:hAnsi="Arial" w:cs="Arial"/>
        </w:rPr>
      </w:pPr>
      <w:r w:rsidRPr="00376078">
        <w:rPr>
          <w:rFonts w:ascii="Arial" w:hAnsi="Arial" w:cs="Arial"/>
        </w:rPr>
        <w:t>In caso di lezione annullata</w:t>
      </w:r>
      <w:ins w:id="177" w:author="HP" w:date="2019-12-17T10:22:00Z">
        <w:r w:rsidR="004E2D96">
          <w:rPr>
            <w:rFonts w:ascii="Arial" w:hAnsi="Arial" w:cs="Arial"/>
          </w:rPr>
          <w:t>,spostamento aula o altre variazioni</w:t>
        </w:r>
      </w:ins>
      <w:r w:rsidRPr="00376078">
        <w:rPr>
          <w:rFonts w:ascii="Arial" w:hAnsi="Arial" w:cs="Arial"/>
        </w:rPr>
        <w:t>, il professore dovrà avvisare la segreteria universitaria che provvederà alla modifica dell’orario sul sito dell’Università.</w:t>
      </w:r>
      <w:r w:rsidR="003B1AB1">
        <w:rPr>
          <w:rFonts w:ascii="Arial" w:hAnsi="Arial" w:cs="Arial"/>
        </w:rPr>
        <w:t xml:space="preserve"> </w:t>
      </w:r>
      <w:ins w:id="178" w:author="HP" w:date="2020-01-16T13:49:00Z">
        <w:r w:rsidR="003B1AB1">
          <w:rPr>
            <w:rFonts w:ascii="Arial" w:hAnsi="Arial" w:cs="Arial"/>
          </w:rPr>
          <w:t>Tale modifica verrà poi apportata dall</w:t>
        </w:r>
      </w:ins>
      <w:ins w:id="179" w:author="HP" w:date="2020-01-16T13:50:00Z">
        <w:r w:rsidR="003B1AB1">
          <w:rPr>
            <w:rFonts w:ascii="Arial" w:hAnsi="Arial" w:cs="Arial"/>
          </w:rPr>
          <w:t>’amministratore del sistema e tra</w:t>
        </w:r>
      </w:ins>
      <w:ins w:id="180" w:author="HP" w:date="2020-01-16T13:51:00Z">
        <w:r w:rsidR="003B1AB1">
          <w:rPr>
            <w:rFonts w:ascii="Arial" w:hAnsi="Arial" w:cs="Arial"/>
          </w:rPr>
          <w:t>mite notifica verrà comunicato ai vari studenti.</w:t>
        </w:r>
      </w:ins>
    </w:p>
    <w:p w:rsidR="004E2D96" w:rsidRDefault="00540C2A" w:rsidP="00BF605E">
      <w:pPr>
        <w:pStyle w:val="Paragrafoelenco"/>
        <w:numPr>
          <w:ilvl w:val="0"/>
          <w:numId w:val="6"/>
        </w:numPr>
        <w:rPr>
          <w:ins w:id="181" w:author="HP" w:date="2019-12-17T10:22:00Z"/>
          <w:rFonts w:ascii="Arial" w:hAnsi="Arial" w:cs="Arial"/>
        </w:rPr>
      </w:pPr>
      <w:del w:id="182" w:author="HP" w:date="2019-12-17T10:22:00Z">
        <w:r w:rsidRPr="00376078" w:rsidDel="004E2D96">
          <w:rPr>
            <w:rFonts w:ascii="Arial" w:hAnsi="Arial" w:cs="Arial"/>
          </w:rPr>
          <w:delText xml:space="preserve">L’Università in questione avrà un sistema di gestione occupazione aule </w:delText>
        </w:r>
        <w:r w:rsidR="00BF605E" w:rsidRPr="00376078" w:rsidDel="004E2D96">
          <w:rPr>
            <w:rFonts w:ascii="Arial" w:hAnsi="Arial" w:cs="Arial"/>
          </w:rPr>
          <w:delText>e laboratori.</w:delText>
        </w:r>
      </w:del>
    </w:p>
    <w:p w:rsidR="005157AE" w:rsidRDefault="003B1AB1" w:rsidP="00BF605E">
      <w:pPr>
        <w:pStyle w:val="Paragrafoelenco"/>
        <w:numPr>
          <w:ilvl w:val="0"/>
          <w:numId w:val="6"/>
        </w:numPr>
        <w:rPr>
          <w:ins w:id="183" w:author="HP" w:date="2019-12-17T12:02:00Z"/>
          <w:rFonts w:ascii="Arial" w:hAnsi="Arial" w:cs="Arial"/>
        </w:rPr>
      </w:pPr>
      <w:ins w:id="184" w:author="HP" w:date="2019-12-17T10:16:00Z">
        <w:r>
          <w:rPr>
            <w:rFonts w:ascii="Arial" w:hAnsi="Arial" w:cs="Arial"/>
          </w:rPr>
          <w:t>Gli slot saranno di 30 mi</w:t>
        </w:r>
        <w:r w:rsidR="004E2D96">
          <w:rPr>
            <w:rFonts w:ascii="Arial" w:hAnsi="Arial" w:cs="Arial"/>
          </w:rPr>
          <w:t>nuti</w:t>
        </w:r>
      </w:ins>
      <w:ins w:id="185" w:author="HP" w:date="2019-12-17T11:04:00Z">
        <w:r w:rsidR="00575300">
          <w:rPr>
            <w:rFonts w:ascii="Arial" w:hAnsi="Arial" w:cs="Arial"/>
          </w:rPr>
          <w:t xml:space="preserve"> (a partire dalle 08:00, fino alle 20:00)</w:t>
        </w:r>
      </w:ins>
      <w:ins w:id="186" w:author="HP" w:date="2019-12-17T10:16:00Z">
        <w:r w:rsidR="004E2D96">
          <w:rPr>
            <w:rFonts w:ascii="Arial" w:hAnsi="Arial" w:cs="Arial"/>
          </w:rPr>
          <w:t xml:space="preserve"> visto che molti sistemi per la calendarizzazione degli eventi prevedono slot temporalmente più grandi </w:t>
        </w:r>
      </w:ins>
      <w:ins w:id="187" w:author="HP" w:date="2020-01-16T13:51:00Z">
        <w:r>
          <w:rPr>
            <w:rFonts w:ascii="Arial" w:hAnsi="Arial" w:cs="Arial"/>
          </w:rPr>
          <w:t>.</w:t>
        </w:r>
      </w:ins>
    </w:p>
    <w:p w:rsidR="00D07DC4" w:rsidRDefault="005157AE" w:rsidP="00BF605E">
      <w:pPr>
        <w:pStyle w:val="Paragrafoelenco"/>
        <w:numPr>
          <w:ilvl w:val="0"/>
          <w:numId w:val="6"/>
        </w:numPr>
        <w:rPr>
          <w:ins w:id="188" w:author="HP" w:date="2020-01-16T11:56:00Z"/>
          <w:rFonts w:ascii="Arial" w:hAnsi="Arial" w:cs="Arial"/>
        </w:rPr>
      </w:pPr>
      <w:ins w:id="189" w:author="HP" w:date="2019-12-17T12:02:00Z">
        <w:r>
          <w:rPr>
            <w:rFonts w:ascii="Arial" w:hAnsi="Arial" w:cs="Arial"/>
          </w:rPr>
          <w:t>Si presuppone che l’Università svolga lezioni dal lunedì al sabato.</w:t>
        </w:r>
      </w:ins>
      <w:ins w:id="190" w:author="HP" w:date="2020-01-16T13:53:00Z">
        <w:r w:rsidR="003B1AB1">
          <w:rPr>
            <w:rFonts w:ascii="Arial" w:hAnsi="Arial" w:cs="Arial"/>
          </w:rPr>
          <w:t xml:space="preserve"> (in caso le lezioni siano da lunedì a venerdì si avrà la sezione del sabato vuota)</w:t>
        </w:r>
      </w:ins>
    </w:p>
    <w:p w:rsidR="001C663A" w:rsidRPr="000758CF" w:rsidRDefault="00D07DC4" w:rsidP="00896B61">
      <w:pPr>
        <w:pStyle w:val="Paragrafoelenco"/>
        <w:numPr>
          <w:ilvl w:val="0"/>
          <w:numId w:val="6"/>
        </w:numPr>
        <w:rPr>
          <w:rFonts w:ascii="Arial" w:hAnsi="Arial" w:cs="Arial"/>
        </w:rPr>
      </w:pPr>
      <w:ins w:id="191" w:author="HP" w:date="2020-01-16T11:57:00Z">
        <w:r w:rsidRPr="00D07DC4">
          <w:rPr>
            <w:rFonts w:ascii="Arial" w:hAnsi="Arial" w:cs="Arial"/>
          </w:rPr>
          <w:t>Sarà possibile avere lezioni annullate senza prevedere lezioni di recupero.</w:t>
        </w:r>
      </w:ins>
      <w:ins w:id="192" w:author="HP" w:date="2020-01-16T13:52:00Z">
        <w:r w:rsidR="003B1AB1">
          <w:rPr>
            <w:rFonts w:ascii="Arial" w:hAnsi="Arial" w:cs="Arial"/>
          </w:rPr>
          <w:t xml:space="preserve"> In tal caso non si mostrerà nulla nella sezione di recupero.</w:t>
        </w:r>
      </w:ins>
    </w:p>
    <w:p w:rsidR="00896B61" w:rsidRDefault="00896B61" w:rsidP="00896B61">
      <w:pPr>
        <w:pStyle w:val="Titolo2"/>
        <w:rPr>
          <w:b w:val="0"/>
          <w:kern w:val="28"/>
          <w:sz w:val="28"/>
        </w:rPr>
      </w:pPr>
      <w:r w:rsidRPr="00896B61">
        <w:rPr>
          <w:b w:val="0"/>
          <w:kern w:val="28"/>
          <w:sz w:val="28"/>
        </w:rPr>
        <w:t>A.6 Use Case Diagrams</w:t>
      </w:r>
    </w:p>
    <w:p w:rsidR="00F60A02" w:rsidRPr="00F60A02" w:rsidRDefault="00F60A02" w:rsidP="00F60A02"/>
    <w:p w:rsidR="001220D2" w:rsidRDefault="003A096A" w:rsidP="001220D2">
      <w:r>
        <w:rPr>
          <w:noProof/>
          <w:lang w:val="it-IT" w:eastAsia="it-IT"/>
        </w:rPr>
        <w:drawing>
          <wp:inline distT="0" distB="0" distL="0" distR="0">
            <wp:extent cx="6120130" cy="3864610"/>
            <wp:effectExtent l="19050" t="0" r="0" b="0"/>
            <wp:docPr id="1" name="Immagin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9"/>
                    <a:stretch>
                      <a:fillRect/>
                    </a:stretch>
                  </pic:blipFill>
                  <pic:spPr>
                    <a:xfrm>
                      <a:off x="0" y="0"/>
                      <a:ext cx="6120130" cy="3864610"/>
                    </a:xfrm>
                    <a:prstGeom prst="rect">
                      <a:avLst/>
                    </a:prstGeom>
                  </pic:spPr>
                </pic:pic>
              </a:graphicData>
            </a:graphic>
          </wp:inline>
        </w:drawing>
      </w:r>
    </w:p>
    <w:p w:rsidR="000758CF" w:rsidRDefault="000758CF" w:rsidP="001220D2"/>
    <w:p w:rsidR="000758CF" w:rsidRPr="00412666" w:rsidRDefault="000758CF" w:rsidP="001220D2"/>
    <w:p w:rsidR="001220D2" w:rsidRPr="001220D2" w:rsidRDefault="001220D2" w:rsidP="001220D2">
      <w:pPr>
        <w:rPr>
          <w:rFonts w:ascii="Arial" w:hAnsi="Arial" w:cs="Arial"/>
        </w:rPr>
      </w:pPr>
      <w:r w:rsidRPr="001220D2">
        <w:rPr>
          <w:rFonts w:ascii="Arial" w:hAnsi="Arial" w:cs="Arial"/>
        </w:rPr>
        <w:t>Gli attori principali nello Use Case saranno gli studenti e gli amministratori. Entrambi dovranno accedere al sistema con le credenziali personali.</w:t>
      </w:r>
    </w:p>
    <w:p w:rsidR="001220D2" w:rsidRDefault="001220D2" w:rsidP="001220D2">
      <w:pPr>
        <w:rPr>
          <w:rFonts w:ascii="Arial" w:hAnsi="Arial" w:cs="Arial"/>
        </w:rPr>
      </w:pPr>
      <w:r w:rsidRPr="001220D2">
        <w:rPr>
          <w:rFonts w:ascii="Arial" w:hAnsi="Arial" w:cs="Arial"/>
        </w:rPr>
        <w:t>Lo studente avrà accesso all’orario personale e alla lista di corsi a lui disponibili, in base all’anno accademico e i corsi già superati. Questo creerà il suo orario personale usando le funzioni offerte dal sistema (configurazione iniziale, modifica e creazione evento indipendente) e potrà essere visualizzato in qualsiasi momento desidera, in quanto questo è</w:t>
      </w:r>
      <w:r w:rsidR="002D7E67">
        <w:rPr>
          <w:rFonts w:ascii="Arial" w:hAnsi="Arial" w:cs="Arial"/>
        </w:rPr>
        <w:t xml:space="preserve"> autenti</w:t>
      </w:r>
      <w:r w:rsidRPr="001220D2">
        <w:rPr>
          <w:rFonts w:ascii="Arial" w:hAnsi="Arial" w:cs="Arial"/>
        </w:rPr>
        <w:t>cato nel sistema.</w:t>
      </w:r>
    </w:p>
    <w:p w:rsidR="000758CF" w:rsidRDefault="000758CF" w:rsidP="001220D2">
      <w:pPr>
        <w:rPr>
          <w:rFonts w:ascii="Arial" w:hAnsi="Arial" w:cs="Arial"/>
        </w:rPr>
      </w:pPr>
    </w:p>
    <w:p w:rsidR="000758CF" w:rsidRPr="001220D2" w:rsidRDefault="000758CF" w:rsidP="001220D2">
      <w:pPr>
        <w:rPr>
          <w:rFonts w:ascii="Arial" w:hAnsi="Arial" w:cs="Arial"/>
        </w:rPr>
      </w:pPr>
    </w:p>
    <w:p w:rsidR="001220D2" w:rsidRDefault="001220D2" w:rsidP="001220D2">
      <w:pPr>
        <w:rPr>
          <w:rFonts w:ascii="Arial" w:hAnsi="Arial" w:cs="Arial"/>
        </w:rPr>
      </w:pPr>
      <w:r w:rsidRPr="001220D2">
        <w:rPr>
          <w:rFonts w:ascii="Arial" w:hAnsi="Arial" w:cs="Arial"/>
        </w:rPr>
        <w:t xml:space="preserve">La figura dell’amministratore serve per portare qualsiasi tipo di variazione (cancellazione lezione, modifica orario di lezione oppure aula di lezione) a questo orario. Abbiamo presunto che l’amministratore abbia accesso anche al sistema dell’Università per gestire le aule e quindi sarà quest’ultimo ad apportare </w:t>
      </w:r>
      <w:r w:rsidR="00412666">
        <w:rPr>
          <w:rFonts w:ascii="Arial" w:hAnsi="Arial" w:cs="Arial"/>
        </w:rPr>
        <w:t>tali modifiche</w:t>
      </w:r>
      <w:r w:rsidRPr="001220D2">
        <w:rPr>
          <w:rFonts w:ascii="Arial" w:hAnsi="Arial" w:cs="Arial"/>
        </w:rPr>
        <w:t xml:space="preserve">, dopo che il professore </w:t>
      </w:r>
    </w:p>
    <w:p w:rsidR="001C663A" w:rsidRPr="001220D2" w:rsidRDefault="001220D2" w:rsidP="001220D2">
      <w:pPr>
        <w:rPr>
          <w:rFonts w:ascii="Arial" w:hAnsi="Arial" w:cs="Arial"/>
        </w:rPr>
      </w:pPr>
      <w:r w:rsidRPr="001220D2">
        <w:rPr>
          <w:rFonts w:ascii="Arial" w:hAnsi="Arial" w:cs="Arial"/>
        </w:rPr>
        <w:t>comunicherà l’opportuna variazione da fare.</w:t>
      </w:r>
    </w:p>
    <w:p w:rsidR="00896B61" w:rsidRPr="00896B61" w:rsidRDefault="00896B61" w:rsidP="00896B61">
      <w:pPr>
        <w:pStyle w:val="Titolo"/>
      </w:pPr>
      <w:r>
        <w:rPr>
          <w:noProof/>
        </w:rPr>
        <w:t>C. Architettura Software</w:t>
      </w:r>
    </w:p>
    <w:p w:rsidR="00896B61" w:rsidRPr="005E5FEC" w:rsidRDefault="00896B61" w:rsidP="005E5FEC">
      <w:pPr>
        <w:pStyle w:val="Titolo2"/>
        <w:rPr>
          <w:b w:val="0"/>
          <w:kern w:val="28"/>
          <w:sz w:val="28"/>
        </w:rPr>
      </w:pPr>
      <w:r w:rsidRPr="00896B61">
        <w:rPr>
          <w:b w:val="0"/>
          <w:kern w:val="28"/>
          <w:sz w:val="28"/>
        </w:rPr>
        <w:t xml:space="preserve">C.1The static view of the system: Component Diagram </w:t>
      </w:r>
    </w:p>
    <w:p w:rsidR="00896B61" w:rsidRDefault="00A16502" w:rsidP="00896B61">
      <w:ins w:id="193" w:author="HP" w:date="2020-01-16T13:18:00Z">
        <w:r>
          <w:rPr>
            <w:noProof/>
            <w:lang w:val="it-IT" w:eastAsia="it-IT"/>
          </w:rPr>
          <w:drawing>
            <wp:inline distT="0" distB="0" distL="0" distR="0">
              <wp:extent cx="6120130" cy="3959524"/>
              <wp:effectExtent l="19050" t="0" r="0" b="0"/>
              <wp:docPr id="23" name="Immagine 1" descr="https://lh6.googleusercontent.com/MjwQoBSJeZhohXepolORmYWcIR2uSrR2qZITzapAqrEdRAP2DQViDnfKoX53ZKN4zbgkB8gN05b5-qoVBhtQYjNAlSPuClEyR6sTsCsRMwcpXy6h6zbxzWvqGv0QaulgasSMY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jwQoBSJeZhohXepolORmYWcIR2uSrR2qZITzapAqrEdRAP2DQViDnfKoX53ZKN4zbgkB8gN05b5-qoVBhtQYjNAlSPuClEyR6sTsCsRMwcpXy6h6zbxzWvqGv0QaulgasSMY50"/>
                      <pic:cNvPicPr>
                        <a:picLocks noChangeAspect="1" noChangeArrowheads="1"/>
                      </pic:cNvPicPr>
                    </pic:nvPicPr>
                    <pic:blipFill>
                      <a:blip r:embed="rId20"/>
                      <a:srcRect/>
                      <a:stretch>
                        <a:fillRect/>
                      </a:stretch>
                    </pic:blipFill>
                    <pic:spPr bwMode="auto">
                      <a:xfrm>
                        <a:off x="0" y="0"/>
                        <a:ext cx="6120130" cy="3959524"/>
                      </a:xfrm>
                      <a:prstGeom prst="rect">
                        <a:avLst/>
                      </a:prstGeom>
                      <a:noFill/>
                      <a:ln w="9525">
                        <a:noFill/>
                        <a:miter lim="800000"/>
                        <a:headEnd/>
                        <a:tailEnd/>
                      </a:ln>
                    </pic:spPr>
                  </pic:pic>
                </a:graphicData>
              </a:graphic>
            </wp:inline>
          </w:drawing>
        </w:r>
      </w:ins>
    </w:p>
    <w:p w:rsidR="00F16467" w:rsidRPr="006F50F4" w:rsidRDefault="00F16467" w:rsidP="00896B61">
      <w:pPr>
        <w:rPr>
          <w:rFonts w:ascii="Arial" w:hAnsi="Arial" w:cs="Arial"/>
        </w:rPr>
      </w:pPr>
    </w:p>
    <w:p w:rsidR="00F16467" w:rsidRPr="006F50F4" w:rsidRDefault="00F16467" w:rsidP="00F16467">
      <w:pPr>
        <w:rPr>
          <w:rFonts w:ascii="Arial" w:hAnsi="Arial" w:cs="Arial"/>
        </w:rPr>
      </w:pPr>
      <w:r w:rsidRPr="006F50F4">
        <w:rPr>
          <w:rFonts w:ascii="Arial" w:hAnsi="Arial" w:cs="Arial"/>
        </w:rPr>
        <w:t>Nel nostro component diagram abbiamo individuato tre componenti fondamentali:</w:t>
      </w:r>
    </w:p>
    <w:p w:rsidR="00F16467" w:rsidRPr="006F50F4" w:rsidRDefault="00F16467" w:rsidP="006F50F4">
      <w:pPr>
        <w:pStyle w:val="Paragrafoelenco"/>
        <w:numPr>
          <w:ilvl w:val="0"/>
          <w:numId w:val="15"/>
        </w:numPr>
        <w:rPr>
          <w:rFonts w:ascii="Arial" w:hAnsi="Arial" w:cs="Arial"/>
        </w:rPr>
      </w:pPr>
      <w:r w:rsidRPr="00F82BE1">
        <w:rPr>
          <w:rFonts w:ascii="Arial" w:hAnsi="Arial" w:cs="Arial"/>
          <w:b/>
        </w:rPr>
        <w:t>Client Amministratore</w:t>
      </w:r>
      <w:r w:rsidRPr="006F50F4">
        <w:rPr>
          <w:rFonts w:ascii="Arial" w:hAnsi="Arial" w:cs="Arial"/>
        </w:rPr>
        <w:t>: rappresenta l’interfaccia a disposizione dell’amministratore con cui quest’ultimo può modificare i dati relativi a corsi, lezioni, aule e docenti contenuti nel database;</w:t>
      </w:r>
    </w:p>
    <w:p w:rsidR="00F16467" w:rsidRPr="006F50F4" w:rsidRDefault="00F16467" w:rsidP="006F50F4">
      <w:pPr>
        <w:pStyle w:val="Paragrafoelenco"/>
        <w:numPr>
          <w:ilvl w:val="0"/>
          <w:numId w:val="15"/>
        </w:numPr>
        <w:rPr>
          <w:rFonts w:ascii="Arial" w:hAnsi="Arial" w:cs="Arial"/>
        </w:rPr>
      </w:pPr>
      <w:r w:rsidRPr="00F82BE1">
        <w:rPr>
          <w:rFonts w:ascii="Arial" w:hAnsi="Arial" w:cs="Arial"/>
          <w:b/>
        </w:rPr>
        <w:t>Client Studente</w:t>
      </w:r>
      <w:r w:rsidRPr="006F50F4">
        <w:rPr>
          <w:rFonts w:ascii="Arial" w:hAnsi="Arial" w:cs="Arial"/>
        </w:rPr>
        <w:t>: rappresenta l’interfaccia attraverso il quale uno studente può creare il proprio calendario personalizzato, visualizzare la lista dei docenti associati ai corsi che si intende seguire e il widget per le materie per cui si stanno tenendo lezioni in real-time.</w:t>
      </w:r>
    </w:p>
    <w:p w:rsidR="00F16467" w:rsidRDefault="00F16467" w:rsidP="006F50F4">
      <w:pPr>
        <w:pStyle w:val="Paragrafoelenco"/>
        <w:numPr>
          <w:ilvl w:val="0"/>
          <w:numId w:val="15"/>
        </w:numPr>
        <w:rPr>
          <w:rFonts w:ascii="Arial" w:hAnsi="Arial" w:cs="Arial"/>
        </w:rPr>
      </w:pPr>
      <w:r w:rsidRPr="00F82BE1">
        <w:rPr>
          <w:rFonts w:ascii="Arial" w:hAnsi="Arial" w:cs="Arial"/>
          <w:b/>
        </w:rPr>
        <w:t>Server</w:t>
      </w:r>
      <w:r w:rsidRPr="006F50F4">
        <w:rPr>
          <w:rFonts w:ascii="Arial" w:hAnsi="Arial" w:cs="Arial"/>
        </w:rPr>
        <w:t xml:space="preserve">: questo componente contiene a sua volta </w:t>
      </w:r>
      <w:del w:id="194" w:author="HP" w:date="2019-12-22T12:15:00Z">
        <w:r w:rsidRPr="006F50F4" w:rsidDel="004114E2">
          <w:rPr>
            <w:rFonts w:ascii="Arial" w:hAnsi="Arial" w:cs="Arial"/>
          </w:rPr>
          <w:delText xml:space="preserve">due </w:delText>
        </w:r>
      </w:del>
      <w:ins w:id="195" w:author="HP" w:date="2019-12-22T12:15:00Z">
        <w:r w:rsidR="004114E2">
          <w:rPr>
            <w:rFonts w:ascii="Arial" w:hAnsi="Arial" w:cs="Arial"/>
          </w:rPr>
          <w:t xml:space="preserve"> tre </w:t>
        </w:r>
      </w:ins>
      <w:r w:rsidRPr="006F50F4">
        <w:rPr>
          <w:rFonts w:ascii="Arial" w:hAnsi="Arial" w:cs="Arial"/>
        </w:rPr>
        <w:t xml:space="preserve">sottocomponenti: il primo è il </w:t>
      </w:r>
      <w:r w:rsidRPr="00F82BE1">
        <w:rPr>
          <w:rFonts w:ascii="Arial" w:hAnsi="Arial" w:cs="Arial"/>
          <w:i/>
        </w:rPr>
        <w:t>database</w:t>
      </w:r>
      <w:r w:rsidRPr="006F50F4">
        <w:rPr>
          <w:rFonts w:ascii="Arial" w:hAnsi="Arial" w:cs="Arial"/>
        </w:rPr>
        <w:t xml:space="preserve"> che conterrà tutti i dati relativi a corsi, lezioni, aule e insegnanti inseriti e/o modificati dagli amministratori; il secondo è il </w:t>
      </w:r>
      <w:r w:rsidRPr="00F82BE1">
        <w:rPr>
          <w:rFonts w:ascii="Arial" w:hAnsi="Arial" w:cs="Arial"/>
          <w:i/>
        </w:rPr>
        <w:t>rilevatore di modifiche</w:t>
      </w:r>
      <w:r w:rsidRPr="006F50F4">
        <w:rPr>
          <w:rFonts w:ascii="Arial" w:hAnsi="Arial" w:cs="Arial"/>
        </w:rPr>
        <w:t xml:space="preserve">, che </w:t>
      </w:r>
      <w:del w:id="196" w:author="HP" w:date="2019-12-22T12:16:00Z">
        <w:r w:rsidRPr="006F50F4" w:rsidDel="004114E2">
          <w:rPr>
            <w:rFonts w:ascii="Arial" w:hAnsi="Arial" w:cs="Arial"/>
          </w:rPr>
          <w:delText xml:space="preserve">invierà informazioni su </w:delText>
        </w:r>
      </w:del>
      <w:ins w:id="197" w:author="HP" w:date="2019-12-22T12:16:00Z">
        <w:r w:rsidR="004114E2">
          <w:rPr>
            <w:rFonts w:ascii="Arial" w:hAnsi="Arial" w:cs="Arial"/>
          </w:rPr>
          <w:t xml:space="preserve"> notificherà </w:t>
        </w:r>
      </w:ins>
      <w:r w:rsidRPr="006F50F4">
        <w:rPr>
          <w:rFonts w:ascii="Arial" w:hAnsi="Arial" w:cs="Arial"/>
        </w:rPr>
        <w:t>ogni eventuale modifica al database</w:t>
      </w:r>
      <w:ins w:id="198" w:author="HP" w:date="2019-12-22T12:16:00Z">
        <w:r w:rsidR="004114E2">
          <w:rPr>
            <w:rFonts w:ascii="Arial" w:hAnsi="Arial" w:cs="Arial"/>
          </w:rPr>
          <w:t>;</w:t>
        </w:r>
      </w:ins>
      <w:r w:rsidRPr="006F50F4">
        <w:rPr>
          <w:rFonts w:ascii="Arial" w:hAnsi="Arial" w:cs="Arial"/>
        </w:rPr>
        <w:t xml:space="preserve"> </w:t>
      </w:r>
      <w:del w:id="199" w:author="HP" w:date="2019-12-22T12:16:00Z">
        <w:r w:rsidRPr="006F50F4" w:rsidDel="004114E2">
          <w:rPr>
            <w:rFonts w:ascii="Arial" w:hAnsi="Arial" w:cs="Arial"/>
          </w:rPr>
          <w:delText>alle interfacce degli studenti interessati da tali cambi.</w:delText>
        </w:r>
      </w:del>
      <w:ins w:id="200" w:author="HP" w:date="2019-12-22T12:16:00Z">
        <w:r w:rsidR="004114E2">
          <w:rPr>
            <w:rFonts w:ascii="Arial" w:hAnsi="Arial" w:cs="Arial"/>
          </w:rPr>
          <w:t xml:space="preserve"> Il terzo è il </w:t>
        </w:r>
        <w:r w:rsidR="004114E2" w:rsidRPr="00F82BE1">
          <w:rPr>
            <w:rFonts w:ascii="Arial" w:hAnsi="Arial" w:cs="Arial"/>
            <w:i/>
          </w:rPr>
          <w:t>server API</w:t>
        </w:r>
        <w:r w:rsidR="004114E2">
          <w:rPr>
            <w:rFonts w:ascii="Arial" w:hAnsi="Arial" w:cs="Arial"/>
          </w:rPr>
          <w:t xml:space="preserve"> che ha il compito di ricevere ed elaborare le richieste client e comunica con il database e rilevatore modifiche per rispondere ad esse.</w:t>
        </w:r>
      </w:ins>
    </w:p>
    <w:p w:rsidR="00546023" w:rsidRDefault="00546023" w:rsidP="00C70080">
      <w:pPr>
        <w:rPr>
          <w:rFonts w:ascii="Arial" w:hAnsi="Arial" w:cs="Arial"/>
        </w:rPr>
      </w:pPr>
    </w:p>
    <w:p w:rsidR="001C663A" w:rsidRPr="006F50F4" w:rsidRDefault="001C663A" w:rsidP="00C70080">
      <w:pPr>
        <w:rPr>
          <w:rFonts w:ascii="Arial" w:hAnsi="Arial" w:cs="Arial"/>
        </w:rPr>
      </w:pPr>
    </w:p>
    <w:p w:rsidR="00896B61" w:rsidRDefault="00896B61" w:rsidP="00896B61">
      <w:pPr>
        <w:pStyle w:val="Titolo2"/>
        <w:rPr>
          <w:b w:val="0"/>
          <w:kern w:val="28"/>
          <w:sz w:val="28"/>
        </w:rPr>
      </w:pPr>
      <w:r w:rsidRPr="00896B61">
        <w:rPr>
          <w:b w:val="0"/>
          <w:kern w:val="28"/>
          <w:sz w:val="28"/>
        </w:rPr>
        <w:t>C.2 The dynamic view of the software architecture: Sequence Diagram</w:t>
      </w:r>
    </w:p>
    <w:p w:rsidR="00571F01" w:rsidRPr="00571F01" w:rsidRDefault="00571F01" w:rsidP="00571F01"/>
    <w:p w:rsidR="00896B61" w:rsidRDefault="00A16502" w:rsidP="00896B61">
      <w:pPr>
        <w:rPr>
          <w:ins w:id="201" w:author="HP" w:date="2020-01-16T14:07:00Z"/>
        </w:rPr>
      </w:pPr>
      <w:ins w:id="202" w:author="HP" w:date="2020-01-16T14:07:00Z">
        <w:r>
          <w:rPr>
            <w:noProof/>
            <w:lang w:val="it-IT" w:eastAsia="it-IT"/>
          </w:rPr>
          <w:drawing>
            <wp:inline distT="0" distB="0" distL="0" distR="0">
              <wp:extent cx="5257143" cy="3923810"/>
              <wp:effectExtent l="19050" t="0" r="657" b="0"/>
              <wp:docPr id="31" name="Immagine 30" descr="ac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png"/>
                      <pic:cNvPicPr/>
                    </pic:nvPicPr>
                    <pic:blipFill>
                      <a:blip r:embed="rId21"/>
                      <a:stretch>
                        <a:fillRect/>
                      </a:stretch>
                    </pic:blipFill>
                    <pic:spPr>
                      <a:xfrm>
                        <a:off x="0" y="0"/>
                        <a:ext cx="5257143" cy="3923810"/>
                      </a:xfrm>
                      <a:prstGeom prst="rect">
                        <a:avLst/>
                      </a:prstGeom>
                    </pic:spPr>
                  </pic:pic>
                </a:graphicData>
              </a:graphic>
            </wp:inline>
          </w:drawing>
        </w:r>
      </w:ins>
    </w:p>
    <w:p w:rsidR="00571F01" w:rsidRDefault="00571F01" w:rsidP="00896B61">
      <w:pPr>
        <w:rPr>
          <w:ins w:id="203" w:author="HP" w:date="2020-01-16T14:07:00Z"/>
        </w:rPr>
      </w:pPr>
    </w:p>
    <w:p w:rsidR="00571F01" w:rsidRDefault="00571F01" w:rsidP="00896B61"/>
    <w:p w:rsidR="00571F01" w:rsidRPr="002F01C8" w:rsidRDefault="00571F01" w:rsidP="00571F01">
      <w:pPr>
        <w:pStyle w:val="Paragrafoelenco"/>
        <w:numPr>
          <w:ilvl w:val="0"/>
          <w:numId w:val="18"/>
        </w:numPr>
        <w:rPr>
          <w:rFonts w:ascii="Arial" w:hAnsi="Arial" w:cs="Arial"/>
          <w:b/>
        </w:rPr>
      </w:pPr>
      <w:r w:rsidRPr="002F01C8">
        <w:rPr>
          <w:rFonts w:ascii="Arial" w:hAnsi="Arial" w:cs="Arial"/>
          <w:b/>
        </w:rPr>
        <w:t>Abbiamo presunto che il Login sia andato a buon fine.</w:t>
      </w:r>
      <w:r w:rsidRPr="002F01C8">
        <w:rPr>
          <w:rFonts w:ascii="Arial" w:hAnsi="Arial" w:cs="Arial"/>
          <w:b/>
        </w:rPr>
        <w:br/>
      </w:r>
    </w:p>
    <w:p w:rsidR="00571F01" w:rsidRPr="000E30FE" w:rsidRDefault="00571F01" w:rsidP="00571F01">
      <w:pPr>
        <w:rPr>
          <w:b/>
        </w:rPr>
      </w:pPr>
      <w:r w:rsidRPr="002F01C8">
        <w:rPr>
          <w:rFonts w:ascii="Arial" w:hAnsi="Arial" w:cs="Arial"/>
          <w:b/>
        </w:rPr>
        <w:t>Accesso</w:t>
      </w:r>
      <w:r w:rsidR="000E30FE">
        <w:rPr>
          <w:rFonts w:ascii="Arial" w:hAnsi="Arial" w:cs="Arial"/>
        </w:rPr>
        <w:t xml:space="preserve"> </w:t>
      </w:r>
      <w:r w:rsidR="000E30FE">
        <w:rPr>
          <w:rFonts w:ascii="Arial" w:hAnsi="Arial" w:cs="Arial"/>
          <w:b/>
        </w:rPr>
        <w:t xml:space="preserve">e visualizzazione: </w:t>
      </w:r>
      <w:r w:rsidR="000E30FE" w:rsidRPr="000E30FE">
        <w:rPr>
          <w:rFonts w:ascii="Arial" w:hAnsi="Arial" w:cs="Arial"/>
        </w:rPr>
        <w:t>Una volta effettuato il login con successo, l’utente visualizzerà il proprio calendario personalizzato contenente i corsi nella propria lista di corsi di interesse.</w:t>
      </w:r>
    </w:p>
    <w:p w:rsidR="00ED5E2E" w:rsidRDefault="00A16502" w:rsidP="00896B61">
      <w:ins w:id="204" w:author="HP" w:date="2020-01-16T16:09:00Z">
        <w:r>
          <w:rPr>
            <w:noProof/>
            <w:lang w:val="it-IT" w:eastAsia="it-IT"/>
          </w:rPr>
          <w:lastRenderedPageBreak/>
          <w:drawing>
            <wp:inline distT="0" distB="0" distL="0" distR="0">
              <wp:extent cx="6120130" cy="4185920"/>
              <wp:effectExtent l="19050" t="0" r="0" b="0"/>
              <wp:docPr id="33" name="Immagine 32" descr="configurazione inizia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zione iniziale (1).png"/>
                      <pic:cNvPicPr/>
                    </pic:nvPicPr>
                    <pic:blipFill>
                      <a:blip r:embed="rId22"/>
                      <a:stretch>
                        <a:fillRect/>
                      </a:stretch>
                    </pic:blipFill>
                    <pic:spPr>
                      <a:xfrm>
                        <a:off x="0" y="0"/>
                        <a:ext cx="6120130" cy="4185920"/>
                      </a:xfrm>
                      <a:prstGeom prst="rect">
                        <a:avLst/>
                      </a:prstGeom>
                    </pic:spPr>
                  </pic:pic>
                </a:graphicData>
              </a:graphic>
            </wp:inline>
          </w:drawing>
        </w:r>
      </w:ins>
    </w:p>
    <w:p w:rsidR="00571F01" w:rsidRDefault="00571F01" w:rsidP="00896B61"/>
    <w:p w:rsidR="00571F01" w:rsidRPr="002F01C8" w:rsidRDefault="002F01C8" w:rsidP="00896B61">
      <w:pPr>
        <w:rPr>
          <w:rFonts w:ascii="Arial" w:hAnsi="Arial" w:cs="Arial"/>
        </w:rPr>
      </w:pPr>
      <w:r>
        <w:rPr>
          <w:rFonts w:ascii="Arial" w:hAnsi="Arial" w:cs="Arial"/>
          <w:b/>
        </w:rPr>
        <w:t>Configurazzione</w:t>
      </w:r>
      <w:r w:rsidR="00571F01" w:rsidRPr="002F01C8">
        <w:rPr>
          <w:rFonts w:ascii="Arial" w:hAnsi="Arial" w:cs="Arial"/>
          <w:b/>
        </w:rPr>
        <w:t xml:space="preserve"> iniziale</w:t>
      </w:r>
      <w:r w:rsidR="00571F01" w:rsidRPr="002F01C8">
        <w:rPr>
          <w:rFonts w:ascii="Arial" w:hAnsi="Arial" w:cs="Arial"/>
        </w:rPr>
        <w:t>: Dopo che lo studente esegue la prima autentificazione questo procederà con la creazione del calendario sce</w:t>
      </w:r>
      <w:r w:rsidR="000E30FE">
        <w:rPr>
          <w:rFonts w:ascii="Arial" w:hAnsi="Arial" w:cs="Arial"/>
        </w:rPr>
        <w:t xml:space="preserve">gliendo i vari corsi da seguire; </w:t>
      </w:r>
      <w:ins w:id="205" w:author="HP" w:date="2020-01-16T16:06:00Z">
        <w:r w:rsidR="000E30FE" w:rsidRPr="000E30FE">
          <w:rPr>
            <w:rFonts w:ascii="Arial" w:hAnsi="Arial" w:cs="Arial"/>
          </w:rPr>
          <w:t>una volta scelti, l’interfaccia invia le modifiche apportate (al proprio calendario) al server in modo che siano riportate nel database.</w:t>
        </w:r>
      </w:ins>
    </w:p>
    <w:p w:rsidR="00C76F04" w:rsidRDefault="00C76F04" w:rsidP="00896B61"/>
    <w:p w:rsidR="00ED5E2E" w:rsidRDefault="00A16502" w:rsidP="00896B61">
      <w:ins w:id="206" w:author="HP" w:date="2020-01-16T14:00:00Z">
        <w:r>
          <w:rPr>
            <w:noProof/>
            <w:lang w:val="it-IT" w:eastAsia="it-IT"/>
          </w:rPr>
          <w:drawing>
            <wp:inline distT="0" distB="0" distL="0" distR="0">
              <wp:extent cx="6120130" cy="3649345"/>
              <wp:effectExtent l="19050" t="0" r="0" b="0"/>
              <wp:docPr id="26" name="Immagine 25" descr="modifica 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calendario.png"/>
                      <pic:cNvPicPr/>
                    </pic:nvPicPr>
                    <pic:blipFill>
                      <a:blip r:embed="rId23"/>
                      <a:stretch>
                        <a:fillRect/>
                      </a:stretch>
                    </pic:blipFill>
                    <pic:spPr>
                      <a:xfrm>
                        <a:off x="0" y="0"/>
                        <a:ext cx="6120130" cy="3649345"/>
                      </a:xfrm>
                      <a:prstGeom prst="rect">
                        <a:avLst/>
                      </a:prstGeom>
                    </pic:spPr>
                  </pic:pic>
                </a:graphicData>
              </a:graphic>
            </wp:inline>
          </w:drawing>
        </w:r>
      </w:ins>
    </w:p>
    <w:p w:rsidR="002F01C8" w:rsidRDefault="002F01C8" w:rsidP="00896B61"/>
    <w:p w:rsidR="002F01C8" w:rsidRDefault="002F01C8" w:rsidP="00896B61">
      <w:pPr>
        <w:rPr>
          <w:rFonts w:ascii="Arial" w:hAnsi="Arial" w:cs="Arial"/>
        </w:rPr>
      </w:pPr>
      <w:r w:rsidRPr="002F01C8">
        <w:rPr>
          <w:rFonts w:ascii="Arial" w:hAnsi="Arial" w:cs="Arial"/>
          <w:b/>
        </w:rPr>
        <w:t>Modifica calendario</w:t>
      </w:r>
      <w:r w:rsidRPr="002F01C8">
        <w:rPr>
          <w:rFonts w:ascii="Arial" w:hAnsi="Arial" w:cs="Arial"/>
        </w:rPr>
        <w:t xml:space="preserve">: </w:t>
      </w:r>
      <w:del w:id="207" w:author="HP" w:date="2020-01-16T16:06:00Z">
        <w:r w:rsidRPr="002F01C8" w:rsidDel="000E30FE">
          <w:rPr>
            <w:rFonts w:ascii="Arial" w:hAnsi="Arial" w:cs="Arial"/>
          </w:rPr>
          <w:delText>Lo studente procede a modificare il suo calendario eventualmente eliminando i corsi presenti sul calendario e li sostituirà con la nuova scelta.</w:delText>
        </w:r>
      </w:del>
      <w:ins w:id="208" w:author="HP" w:date="2020-01-16T16:06:00Z">
        <w:r w:rsidR="000E30FE">
          <w:rPr>
            <w:rFonts w:ascii="Arial" w:hAnsi="Arial" w:cs="Arial"/>
          </w:rPr>
          <w:t xml:space="preserve"> L</w:t>
        </w:r>
        <w:r w:rsidR="000E30FE" w:rsidRPr="000E30FE">
          <w:rPr>
            <w:rFonts w:ascii="Arial" w:hAnsi="Arial" w:cs="Arial"/>
          </w:rPr>
          <w:t>’interfaccia utente consente di modificare il suo calendario eliminando/aggiungendo corsi e notificherà tali cambiamenti al server API, il quale andrà a modificare i dati sul database.</w:t>
        </w:r>
      </w:ins>
    </w:p>
    <w:p w:rsidR="002F01C8" w:rsidRDefault="002F01C8" w:rsidP="00896B61">
      <w:pPr>
        <w:rPr>
          <w:rFonts w:ascii="Arial" w:hAnsi="Arial" w:cs="Arial"/>
        </w:rPr>
      </w:pPr>
    </w:p>
    <w:p w:rsidR="002F01C8" w:rsidRDefault="002F01C8" w:rsidP="00896B61">
      <w:pPr>
        <w:rPr>
          <w:rFonts w:ascii="Arial" w:hAnsi="Arial" w:cs="Arial"/>
        </w:rPr>
      </w:pPr>
    </w:p>
    <w:p w:rsidR="002F01C8" w:rsidRPr="002F01C8" w:rsidRDefault="002F01C8" w:rsidP="00896B61">
      <w:pPr>
        <w:rPr>
          <w:rFonts w:ascii="Arial" w:hAnsi="Arial" w:cs="Arial"/>
        </w:rPr>
      </w:pPr>
    </w:p>
    <w:p w:rsidR="00C76F04" w:rsidRDefault="00A16502" w:rsidP="00896B61">
      <w:ins w:id="209" w:author="HP" w:date="2020-01-16T14:00:00Z">
        <w:r>
          <w:rPr>
            <w:noProof/>
            <w:lang w:val="it-IT" w:eastAsia="it-IT"/>
          </w:rPr>
          <w:drawing>
            <wp:inline distT="0" distB="0" distL="0" distR="0">
              <wp:extent cx="6120130" cy="4080510"/>
              <wp:effectExtent l="19050" t="0" r="0" b="0"/>
              <wp:docPr id="28" name="Immagine 26" descr="Vari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zione.png"/>
                      <pic:cNvPicPr/>
                    </pic:nvPicPr>
                    <pic:blipFill>
                      <a:blip r:embed="rId24"/>
                      <a:stretch>
                        <a:fillRect/>
                      </a:stretch>
                    </pic:blipFill>
                    <pic:spPr>
                      <a:xfrm>
                        <a:off x="0" y="0"/>
                        <a:ext cx="6120130" cy="4080510"/>
                      </a:xfrm>
                      <a:prstGeom prst="rect">
                        <a:avLst/>
                      </a:prstGeom>
                    </pic:spPr>
                  </pic:pic>
                </a:graphicData>
              </a:graphic>
            </wp:inline>
          </w:drawing>
        </w:r>
      </w:ins>
    </w:p>
    <w:p w:rsidR="002F01C8" w:rsidRDefault="002F01C8" w:rsidP="00896B61"/>
    <w:p w:rsidR="002F01C8" w:rsidRPr="002F01C8" w:rsidRDefault="002F01C8" w:rsidP="00896B61">
      <w:pPr>
        <w:rPr>
          <w:rFonts w:ascii="Arial" w:hAnsi="Arial" w:cs="Arial"/>
        </w:rPr>
      </w:pPr>
      <w:ins w:id="210" w:author="HP" w:date="2020-01-16T14:11:00Z">
        <w:r w:rsidRPr="002F01C8">
          <w:rPr>
            <w:rFonts w:ascii="Arial" w:hAnsi="Arial" w:cs="Arial"/>
            <w:b/>
          </w:rPr>
          <w:t>Variazione</w:t>
        </w:r>
        <w:r w:rsidRPr="002F01C8">
          <w:rPr>
            <w:rFonts w:ascii="Arial" w:hAnsi="Arial" w:cs="Arial"/>
          </w:rPr>
          <w:t xml:space="preserve">: </w:t>
        </w:r>
      </w:ins>
      <w:ins w:id="211" w:author="HP" w:date="2020-01-16T16:07:00Z">
        <w:r w:rsidR="000E30FE" w:rsidRPr="000E30FE">
          <w:rPr>
            <w:rFonts w:ascii="Arial" w:hAnsi="Arial" w:cs="Arial"/>
          </w:rPr>
          <w:t>Dopo che l’utente accede al sistema e dimostra di essere un amministratore, questo potrà procedere a registrare le opportune variazioni inviando le modifiche al server API che si occuperà di comunicarle al database.</w:t>
        </w:r>
      </w:ins>
    </w:p>
    <w:p w:rsidR="002F01C8" w:rsidRDefault="002F01C8" w:rsidP="00896B61"/>
    <w:p w:rsidR="00571F01" w:rsidRDefault="00A16502" w:rsidP="00896B61">
      <w:pPr>
        <w:rPr>
          <w:ins w:id="212" w:author="HP" w:date="2019-12-17T11:51:00Z"/>
        </w:rPr>
      </w:pPr>
      <w:ins w:id="213" w:author="HP" w:date="2020-01-16T14:00:00Z">
        <w:r>
          <w:rPr>
            <w:noProof/>
            <w:lang w:val="it-IT" w:eastAsia="it-IT"/>
          </w:rPr>
          <w:lastRenderedPageBreak/>
          <w:drawing>
            <wp:inline distT="0" distB="0" distL="0" distR="0">
              <wp:extent cx="6120130" cy="4011930"/>
              <wp:effectExtent l="19050" t="0" r="0" b="0"/>
              <wp:docPr id="29" name="Immagine 28" descr="creazione 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zione evento.png"/>
                      <pic:cNvPicPr/>
                    </pic:nvPicPr>
                    <pic:blipFill>
                      <a:blip r:embed="rId25"/>
                      <a:stretch>
                        <a:fillRect/>
                      </a:stretch>
                    </pic:blipFill>
                    <pic:spPr>
                      <a:xfrm>
                        <a:off x="0" y="0"/>
                        <a:ext cx="6120130" cy="4011930"/>
                      </a:xfrm>
                      <a:prstGeom prst="rect">
                        <a:avLst/>
                      </a:prstGeom>
                    </pic:spPr>
                  </pic:pic>
                </a:graphicData>
              </a:graphic>
            </wp:inline>
          </w:drawing>
        </w:r>
      </w:ins>
    </w:p>
    <w:p w:rsidR="00C76F04" w:rsidRDefault="00C76F04" w:rsidP="00896B61"/>
    <w:p w:rsidR="00571F01" w:rsidRPr="002F01C8" w:rsidRDefault="00571F01" w:rsidP="006D6162">
      <w:pPr>
        <w:pStyle w:val="NormaleWeb"/>
        <w:spacing w:before="240" w:beforeAutospacing="0" w:after="240" w:afterAutospacing="0"/>
        <w:rPr>
          <w:rFonts w:ascii="Arial" w:hAnsi="Arial" w:cs="Arial"/>
          <w:color w:val="000000"/>
          <w:szCs w:val="22"/>
        </w:rPr>
      </w:pPr>
      <w:ins w:id="214" w:author="HP" w:date="2020-01-16T14:01:00Z">
        <w:r w:rsidRPr="002F01C8">
          <w:rPr>
            <w:rFonts w:ascii="Arial" w:hAnsi="Arial" w:cs="Arial"/>
            <w:b/>
            <w:color w:val="000000"/>
            <w:szCs w:val="22"/>
          </w:rPr>
          <w:t>Creazione Evento</w:t>
        </w:r>
        <w:r>
          <w:rPr>
            <w:rFonts w:ascii="Arial" w:hAnsi="Arial" w:cs="Arial"/>
            <w:color w:val="000000"/>
            <w:szCs w:val="22"/>
          </w:rPr>
          <w:t xml:space="preserve">: </w:t>
        </w:r>
      </w:ins>
      <w:ins w:id="215" w:author="HP" w:date="2020-01-16T16:08:00Z">
        <w:r w:rsidR="000E30FE" w:rsidRPr="000E30FE">
          <w:rPr>
            <w:rFonts w:ascii="Arial" w:hAnsi="Arial" w:cs="Arial"/>
            <w:color w:val="000000"/>
            <w:szCs w:val="22"/>
          </w:rPr>
          <w:t>Lo studente, tramite l’interfaccia studente, crea l’evento sul calendario personalizzato; se tale operazione andrà a buon fine, l’interfaccia comunicherà tale modifica al server API che si occuperà della scrittura di tali dati sul database.</w:t>
        </w:r>
      </w:ins>
    </w:p>
    <w:p w:rsidR="00896B61" w:rsidRDefault="00896B61"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896B61" w:rsidRPr="00896B61" w:rsidRDefault="00896B61" w:rsidP="00896B61">
      <w:pPr>
        <w:pStyle w:val="Titolo"/>
      </w:pPr>
      <w:r>
        <w:rPr>
          <w:noProof/>
        </w:rPr>
        <w:t>D</w:t>
      </w:r>
      <w:r w:rsidRPr="00BF620D">
        <w:rPr>
          <w:noProof/>
        </w:rPr>
        <w:t xml:space="preserve">. </w:t>
      </w:r>
      <w:r>
        <w:rPr>
          <w:noProof/>
        </w:rPr>
        <w:t xml:space="preserve">Dati e loro modellazione </w:t>
      </w:r>
      <w:r w:rsidRPr="00BF620D">
        <w:rPr>
          <w:noProof/>
        </w:rPr>
        <w:t xml:space="preserve"> </w:t>
      </w:r>
    </w:p>
    <w:p w:rsidR="00897E6F" w:rsidRDefault="00A16502" w:rsidP="001D1E20">
      <w:pPr>
        <w:rPr>
          <w:rFonts w:ascii="Arial" w:hAnsi="Arial" w:cs="Arial"/>
          <w:lang w:val="it-IT"/>
        </w:rPr>
      </w:pPr>
      <w:ins w:id="216" w:author="HP" w:date="2020-01-16T11:50:00Z">
        <w:r>
          <w:rPr>
            <w:noProof/>
            <w:lang w:val="it-IT" w:eastAsia="it-IT"/>
          </w:rPr>
          <w:drawing>
            <wp:inline distT="0" distB="0" distL="0" distR="0">
              <wp:extent cx="6305550" cy="2302919"/>
              <wp:effectExtent l="19050" t="0" r="0" b="0"/>
              <wp:docPr id="20" name="Immagine 19" descr="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new.png"/>
                      <pic:cNvPicPr/>
                    </pic:nvPicPr>
                    <pic:blipFill>
                      <a:blip r:embed="rId26"/>
                      <a:stretch>
                        <a:fillRect/>
                      </a:stretch>
                    </pic:blipFill>
                    <pic:spPr>
                      <a:xfrm>
                        <a:off x="0" y="0"/>
                        <a:ext cx="6300974" cy="2301248"/>
                      </a:xfrm>
                      <a:prstGeom prst="rect">
                        <a:avLst/>
                      </a:prstGeom>
                    </pic:spPr>
                  </pic:pic>
                </a:graphicData>
              </a:graphic>
            </wp:inline>
          </w:drawing>
        </w:r>
      </w:ins>
    </w:p>
    <w:p w:rsidR="001228E3" w:rsidRDefault="001228E3" w:rsidP="001D1E20">
      <w:pPr>
        <w:rPr>
          <w:rFonts w:ascii="Arial" w:hAnsi="Arial" w:cs="Arial"/>
          <w:lang w:val="it-IT"/>
        </w:rPr>
      </w:pPr>
    </w:p>
    <w:p w:rsidR="001D1E20"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STUDENTE: </w:t>
      </w:r>
      <w:r w:rsidR="00E7301C" w:rsidRPr="001228E3">
        <w:rPr>
          <w:rFonts w:ascii="HP Simplified Light" w:hAnsi="HP Simplified Light" w:cs="Arial"/>
          <w:lang w:val="it-IT"/>
        </w:rPr>
        <w:t>(</w:t>
      </w:r>
      <w:r w:rsidR="00E7301C" w:rsidRPr="001228E3">
        <w:rPr>
          <w:rFonts w:ascii="HP Simplified Light" w:hAnsi="HP Simplified Light" w:cs="Arial"/>
          <w:u w:val="single"/>
          <w:lang w:val="it-IT"/>
        </w:rPr>
        <w:t>username</w:t>
      </w:r>
      <w:r w:rsidRPr="001228E3">
        <w:rPr>
          <w:rFonts w:ascii="HP Simplified Light" w:hAnsi="HP Simplified Light" w:cs="Arial"/>
          <w:lang w:val="it-IT"/>
        </w:rPr>
        <w:t xml:space="preserve">, </w:t>
      </w:r>
      <w:r w:rsidR="00E7301C" w:rsidRPr="001228E3">
        <w:rPr>
          <w:rFonts w:ascii="HP Simplified Light" w:hAnsi="HP Simplified Light" w:cs="Arial"/>
          <w:lang w:val="it-IT"/>
        </w:rPr>
        <w:t>password</w:t>
      </w:r>
      <w:r w:rsidRPr="001228E3">
        <w:rPr>
          <w:rFonts w:ascii="HP Simplified Light" w:hAnsi="HP Simplified Light" w:cs="Arial"/>
          <w:lang w:val="it-IT"/>
        </w:rPr>
        <w:t>, e</w:t>
      </w:r>
      <w:r w:rsidR="00897E6F">
        <w:rPr>
          <w:rFonts w:ascii="HP Simplified Light" w:hAnsi="HP Simplified Light" w:cs="Arial"/>
          <w:lang w:val="it-IT"/>
        </w:rPr>
        <w:t>-</w:t>
      </w:r>
      <w:r w:rsidRPr="001228E3">
        <w:rPr>
          <w:rFonts w:ascii="HP Simplified Light" w:hAnsi="HP Simplified Light" w:cs="Arial"/>
          <w:lang w:val="it-IT"/>
        </w:rPr>
        <w:t>mail</w:t>
      </w:r>
      <w:r w:rsidR="001729B6">
        <w:rPr>
          <w:rFonts w:ascii="HP Simplified Light" w:hAnsi="HP Simplified Light" w:cs="Arial"/>
          <w:lang w:val="it-IT"/>
        </w:rPr>
        <w:t>, anno_immatricolazione</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CORSO: </w:t>
      </w:r>
      <w:r w:rsidR="00E7301C" w:rsidRPr="001228E3">
        <w:rPr>
          <w:rFonts w:ascii="HP Simplified Light" w:hAnsi="HP Simplified Light" w:cs="Arial"/>
          <w:lang w:val="it-IT"/>
        </w:rPr>
        <w:t>(</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_corso</w:t>
      </w:r>
      <w:r w:rsidRPr="001228E3">
        <w:rPr>
          <w:rFonts w:ascii="HP Simplified Light" w:hAnsi="HP Simplified Light" w:cs="Arial"/>
          <w:lang w:val="it-IT"/>
        </w:rPr>
        <w:t>, docente, nome</w:t>
      </w:r>
      <w:r w:rsidR="00AC15EC" w:rsidRPr="001228E3">
        <w:rPr>
          <w:rFonts w:ascii="HP Simplified Light" w:hAnsi="HP Simplified Light" w:cs="Arial"/>
          <w:lang w:val="it-IT"/>
        </w:rPr>
        <w:t>, indirizzo, frequenza</w:t>
      </w:r>
      <w:r w:rsidR="007471A0">
        <w:rPr>
          <w:rFonts w:ascii="HP Simplified Light" w:hAnsi="HP Simplified Light" w:cs="Arial"/>
          <w:lang w:val="it-IT"/>
        </w:rPr>
        <w:t>_obbligatoria</w:t>
      </w:r>
      <w:r w:rsidR="001729B6">
        <w:rPr>
          <w:rFonts w:ascii="HP Simplified Light" w:hAnsi="HP Simplified Light" w:cs="Arial"/>
          <w:lang w:val="it-IT"/>
        </w:rPr>
        <w:t>, anno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DOCE</w:t>
      </w:r>
      <w:r w:rsidR="00AC15EC" w:rsidRPr="001228E3">
        <w:rPr>
          <w:rFonts w:ascii="HP Simplified Light" w:hAnsi="HP Simplified Light" w:cs="Arial"/>
          <w:lang w:val="it-IT"/>
        </w:rPr>
        <w:t xml:space="preserve">NTE: </w:t>
      </w:r>
      <w:r w:rsidR="00E7301C" w:rsidRPr="001228E3">
        <w:rPr>
          <w:rFonts w:ascii="HP Simplified Light" w:hAnsi="HP Simplified Light" w:cs="Arial"/>
          <w:lang w:val="it-IT"/>
        </w:rPr>
        <w:t>(</w:t>
      </w:r>
      <w:r w:rsidR="00AC15EC"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_docente</w:t>
      </w:r>
      <w:r w:rsidR="00AC15EC" w:rsidRPr="001228E3">
        <w:rPr>
          <w:rFonts w:ascii="HP Simplified Light" w:hAnsi="HP Simplified Light" w:cs="Arial"/>
          <w:lang w:val="it-IT"/>
        </w:rPr>
        <w:t>, nome, cognome,</w:t>
      </w:r>
      <w:r w:rsidR="007471A0">
        <w:rPr>
          <w:rFonts w:ascii="HP Simplified Light" w:hAnsi="HP Simplified Light" w:cs="Arial"/>
          <w:lang w:val="it-IT"/>
        </w:rPr>
        <w:t xml:space="preserve"> orario_</w:t>
      </w:r>
      <w:r w:rsidRPr="001228E3">
        <w:rPr>
          <w:rFonts w:ascii="HP Simplified Light" w:hAnsi="HP Simplified Light" w:cs="Arial"/>
          <w:lang w:val="it-IT"/>
        </w:rPr>
        <w:t>ricevimento</w:t>
      </w:r>
      <w:r w:rsidR="00AC15EC" w:rsidRPr="001228E3">
        <w:rPr>
          <w:rFonts w:ascii="HP Simplified Light" w:hAnsi="HP Simplified Light" w:cs="Arial"/>
          <w:lang w:val="it-IT"/>
        </w:rPr>
        <w:t>, dipartimento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AULA:</w:t>
      </w:r>
      <w:r w:rsidR="00E7301C" w:rsidRPr="001228E3">
        <w:rPr>
          <w:rFonts w:ascii="HP Simplified Light" w:hAnsi="HP Simplified Light" w:cs="Arial"/>
          <w:lang w:val="it-IT"/>
        </w:rPr>
        <w:t xml:space="preserve"> (</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_aula</w:t>
      </w:r>
      <w:r w:rsidRPr="001228E3">
        <w:rPr>
          <w:rFonts w:ascii="HP Simplified Light" w:hAnsi="HP Simplified Light" w:cs="Arial"/>
          <w:lang w:val="it-IT"/>
        </w:rPr>
        <w:t>, edificio, nome, posti</w:t>
      </w:r>
      <w:r w:rsidR="00E7301C" w:rsidRPr="001228E3">
        <w:rPr>
          <w:rFonts w:ascii="HP Simplified Light" w:hAnsi="HP Simplified Light" w:cs="Arial"/>
          <w:lang w:val="it-IT"/>
        </w:rPr>
        <w:t>)</w:t>
      </w:r>
    </w:p>
    <w:p w:rsidR="00854A96" w:rsidRDefault="00854A96" w:rsidP="001D1E20">
      <w:pPr>
        <w:rPr>
          <w:ins w:id="217" w:author="HP" w:date="2020-01-16T11:39:00Z"/>
          <w:rFonts w:ascii="HP Simplified Light" w:hAnsi="HP Simplified Light" w:cs="Arial"/>
          <w:lang w:val="it-IT"/>
        </w:rPr>
      </w:pPr>
      <w:r w:rsidRPr="001228E3">
        <w:rPr>
          <w:rFonts w:ascii="HP Simplified Light" w:hAnsi="HP Simplified Light" w:cs="Arial"/>
          <w:lang w:val="it-IT"/>
        </w:rPr>
        <w:t xml:space="preserve">LEZIONE: </w:t>
      </w:r>
      <w:r w:rsidR="00E7301C" w:rsidRPr="001228E3">
        <w:rPr>
          <w:rFonts w:ascii="HP Simplified Light" w:hAnsi="HP Simplified Light" w:cs="Arial"/>
          <w:lang w:val="it-IT"/>
        </w:rPr>
        <w:t>(</w:t>
      </w:r>
      <w:r w:rsidR="00B37EDA"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_lezione</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corso</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aula</w:t>
      </w:r>
      <w:r w:rsidR="00B37EDA" w:rsidRPr="001228E3">
        <w:rPr>
          <w:rFonts w:ascii="HP Simplified Light" w:hAnsi="HP Simplified Light" w:cs="Arial"/>
          <w:lang w:val="it-IT"/>
        </w:rPr>
        <w:t xml:space="preserve">, </w:t>
      </w:r>
      <w:r w:rsidR="007471A0">
        <w:rPr>
          <w:rFonts w:ascii="HP Simplified Light" w:hAnsi="HP Simplified Light" w:cs="Arial"/>
          <w:lang w:val="it-IT"/>
        </w:rPr>
        <w:t>ora_</w:t>
      </w:r>
      <w:r w:rsidR="002D7E67" w:rsidRPr="001228E3">
        <w:rPr>
          <w:rFonts w:ascii="HP Simplified Light" w:hAnsi="HP Simplified Light" w:cs="Arial"/>
          <w:lang w:val="it-IT"/>
        </w:rPr>
        <w:t>inizio, durata</w:t>
      </w:r>
      <w:ins w:id="218" w:author="HP" w:date="2020-01-16T11:47:00Z">
        <w:r w:rsidR="002D3A4D">
          <w:rPr>
            <w:rFonts w:ascii="HP Simplified Light" w:hAnsi="HP Simplified Light" w:cs="Arial"/>
            <w:lang w:val="it-IT"/>
          </w:rPr>
          <w:t>, annullata</w:t>
        </w:r>
      </w:ins>
      <w:r w:rsidR="00E7301C" w:rsidRPr="001228E3">
        <w:rPr>
          <w:rFonts w:ascii="HP Simplified Light" w:hAnsi="HP Simplified Light" w:cs="Arial"/>
          <w:lang w:val="it-IT"/>
        </w:rPr>
        <w:t>)</w:t>
      </w:r>
      <w:r w:rsidR="001228E3" w:rsidRPr="001228E3">
        <w:rPr>
          <w:rFonts w:ascii="HP Simplified Light" w:hAnsi="HP Simplified Light" w:cs="Arial"/>
          <w:lang w:val="it-IT"/>
        </w:rPr>
        <w:t xml:space="preserve"> </w:t>
      </w:r>
    </w:p>
    <w:p w:rsidR="002D3A4D" w:rsidRPr="001228E3" w:rsidRDefault="002D3A4D" w:rsidP="001D1E20">
      <w:pPr>
        <w:rPr>
          <w:rFonts w:ascii="HP Simplified Light" w:hAnsi="HP Simplified Light" w:cs="Arial"/>
          <w:lang w:val="it-IT"/>
        </w:rPr>
      </w:pPr>
      <w:ins w:id="219" w:author="HP" w:date="2020-01-16T11:39:00Z">
        <w:r>
          <w:rPr>
            <w:rFonts w:ascii="HP Simplified Light" w:hAnsi="HP Simplified Light" w:cs="Arial"/>
            <w:lang w:val="it-IT"/>
          </w:rPr>
          <w:t>EVENTO: (</w:t>
        </w:r>
      </w:ins>
      <w:ins w:id="220" w:author="HP" w:date="2020-01-16T11:41:00Z">
        <w:r w:rsidRPr="002D3A4D">
          <w:rPr>
            <w:rFonts w:ascii="HP Simplified Light" w:hAnsi="HP Simplified Light" w:cs="Arial"/>
            <w:u w:val="single"/>
            <w:lang w:val="it-IT"/>
          </w:rPr>
          <w:t>id_evento</w:t>
        </w:r>
        <w:r>
          <w:rPr>
            <w:rFonts w:ascii="HP Simplified Light" w:hAnsi="HP Simplified Light" w:cs="Arial"/>
            <w:lang w:val="it-IT"/>
          </w:rPr>
          <w:t>, nome</w:t>
        </w:r>
      </w:ins>
      <w:ins w:id="221" w:author="HP" w:date="2020-01-16T11:39:00Z">
        <w:r>
          <w:rPr>
            <w:rFonts w:ascii="HP Simplified Light" w:hAnsi="HP Simplified Light" w:cs="Arial"/>
            <w:lang w:val="it-IT"/>
          </w:rPr>
          <w:t>,</w:t>
        </w:r>
      </w:ins>
      <w:ins w:id="222" w:author="HP" w:date="2020-01-16T11:41:00Z">
        <w:r>
          <w:rPr>
            <w:rFonts w:ascii="HP Simplified Light" w:hAnsi="HP Simplified Light" w:cs="Arial"/>
            <w:lang w:val="it-IT"/>
          </w:rPr>
          <w:t xml:space="preserve"> descrizione</w:t>
        </w:r>
      </w:ins>
      <w:ins w:id="223" w:author="HP" w:date="2020-01-16T11:39:00Z">
        <w:r>
          <w:rPr>
            <w:rFonts w:ascii="HP Simplified Light" w:hAnsi="HP Simplified Light" w:cs="Arial"/>
            <w:lang w:val="it-IT"/>
          </w:rPr>
          <w:t xml:space="preserve"> data, ora_inizio, </w:t>
        </w:r>
      </w:ins>
      <w:ins w:id="224" w:author="HP" w:date="2020-01-16T11:41:00Z">
        <w:r>
          <w:rPr>
            <w:rFonts w:ascii="HP Simplified Light" w:hAnsi="HP Simplified Light" w:cs="Arial"/>
            <w:lang w:val="it-IT"/>
          </w:rPr>
          <w:t>durata</w:t>
        </w:r>
      </w:ins>
      <w:ins w:id="225" w:author="HP" w:date="2020-01-16T11:39:00Z">
        <w:r>
          <w:rPr>
            <w:rFonts w:ascii="HP Simplified Light" w:hAnsi="HP Simplified Light" w:cs="Arial"/>
            <w:lang w:val="it-IT"/>
          </w:rPr>
          <w:t>)</w:t>
        </w:r>
      </w:ins>
    </w:p>
    <w:p w:rsidR="001729B6" w:rsidRDefault="001729B6" w:rsidP="001D1E20">
      <w:pPr>
        <w:rPr>
          <w:rFonts w:ascii="Arial" w:hAnsi="Arial" w:cs="Arial"/>
          <w:lang w:val="it-IT"/>
        </w:rPr>
      </w:pPr>
    </w:p>
    <w:p w:rsidR="00896B61" w:rsidRDefault="001228E3" w:rsidP="001228E3">
      <w:pPr>
        <w:pStyle w:val="Paragrafoelenco"/>
        <w:numPr>
          <w:ilvl w:val="0"/>
          <w:numId w:val="13"/>
        </w:numPr>
        <w:rPr>
          <w:rFonts w:ascii="Arial" w:hAnsi="Arial" w:cs="Arial"/>
          <w:lang w:val="it-IT"/>
        </w:rPr>
      </w:pPr>
      <w:r>
        <w:rPr>
          <w:rFonts w:ascii="Arial" w:hAnsi="Arial" w:cs="Arial"/>
          <w:lang w:val="it-IT"/>
        </w:rPr>
        <w:t>Uno STUDENTE nel suo piano di studi può avere 1 o più (N) corsi e da esso dipende la frequenza.</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CORSO può trovarsi nel piano di studi di N studenti oppure può anche non esser presente in nessun piano di studi.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L’insegnamento di un corso può essere svolto da uno o più (N) docenti.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DOCENTE può insegnare in un corso ma può avere anche più corsi (N) a suo carico.</w:t>
      </w:r>
    </w:p>
    <w:p w:rsidR="001228E3" w:rsidRDefault="001228E3" w:rsidP="001228E3">
      <w:pPr>
        <w:pStyle w:val="Paragrafoelenco"/>
        <w:numPr>
          <w:ilvl w:val="0"/>
          <w:numId w:val="13"/>
        </w:numPr>
        <w:rPr>
          <w:rFonts w:ascii="Arial" w:hAnsi="Arial" w:cs="Arial"/>
          <w:lang w:val="it-IT"/>
        </w:rPr>
      </w:pPr>
      <w:r>
        <w:rPr>
          <w:rFonts w:ascii="Arial" w:hAnsi="Arial" w:cs="Arial"/>
          <w:lang w:val="it-IT"/>
        </w:rPr>
        <w:t xml:space="preserve">Lo svolgimento di un corso si esegue tramite una o più (N) lezioni. </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Una LEZIONE può essere ubicata in una singola aula.</w:t>
      </w:r>
    </w:p>
    <w:p w:rsidR="00C552CB" w:rsidRDefault="00897E6F" w:rsidP="001D1E20">
      <w:pPr>
        <w:pStyle w:val="Paragrafoelenco"/>
        <w:numPr>
          <w:ilvl w:val="0"/>
          <w:numId w:val="13"/>
        </w:numPr>
        <w:rPr>
          <w:rFonts w:ascii="Arial" w:hAnsi="Arial" w:cs="Arial"/>
          <w:lang w:val="it-IT"/>
        </w:rPr>
      </w:pPr>
      <w:r>
        <w:rPr>
          <w:rFonts w:ascii="Arial" w:hAnsi="Arial" w:cs="Arial"/>
          <w:lang w:val="it-IT"/>
        </w:rPr>
        <w:t>In un AULA possiamo trovare lezioni oppure nessuna.</w:t>
      </w:r>
    </w:p>
    <w:p w:rsidR="002D3A4D" w:rsidRDefault="002D3A4D" w:rsidP="002D3A4D">
      <w:pPr>
        <w:pStyle w:val="Paragrafoelenco"/>
        <w:numPr>
          <w:ilvl w:val="0"/>
          <w:numId w:val="13"/>
        </w:numPr>
        <w:rPr>
          <w:rFonts w:ascii="Arial" w:hAnsi="Arial" w:cs="Arial"/>
          <w:lang w:val="it-IT"/>
        </w:rPr>
      </w:pPr>
      <w:ins w:id="226" w:author="HP" w:date="2020-01-16T11:43:00Z">
        <w:r>
          <w:rPr>
            <w:rFonts w:ascii="Arial" w:hAnsi="Arial" w:cs="Arial"/>
            <w:lang w:val="it-IT"/>
          </w:rPr>
          <w:t xml:space="preserve">Uno STUDENTE può partecipare a </w:t>
        </w:r>
      </w:ins>
      <w:ins w:id="227" w:author="HP" w:date="2020-01-16T11:44:00Z">
        <w:r>
          <w:rPr>
            <w:rFonts w:ascii="Arial" w:hAnsi="Arial" w:cs="Arial"/>
            <w:lang w:val="it-IT"/>
          </w:rPr>
          <w:t>0 o più (N) eventi</w:t>
        </w:r>
      </w:ins>
      <w:ins w:id="228" w:author="HP" w:date="2020-01-16T11:46:00Z">
        <w:r>
          <w:rPr>
            <w:rFonts w:ascii="Arial" w:hAnsi="Arial" w:cs="Arial"/>
            <w:lang w:val="it-IT"/>
          </w:rPr>
          <w:t>.</w:t>
        </w:r>
      </w:ins>
    </w:p>
    <w:p w:rsidR="002D3A4D" w:rsidRDefault="002D3A4D" w:rsidP="002D3A4D">
      <w:pPr>
        <w:pStyle w:val="Paragrafoelenco"/>
        <w:numPr>
          <w:ilvl w:val="0"/>
          <w:numId w:val="13"/>
        </w:numPr>
        <w:rPr>
          <w:rFonts w:ascii="Arial" w:hAnsi="Arial" w:cs="Arial"/>
          <w:lang w:val="it-IT"/>
        </w:rPr>
      </w:pPr>
      <w:ins w:id="229" w:author="HP" w:date="2020-01-16T11:45:00Z">
        <w:r>
          <w:rPr>
            <w:rFonts w:ascii="Arial" w:hAnsi="Arial" w:cs="Arial"/>
            <w:lang w:val="it-IT"/>
          </w:rPr>
          <w:t>Un EVENTO sarà unico per ogni studente, in quanto si parla di eventi personalmente creati da uno studente e inseriti nel suo calendario.</w:t>
        </w:r>
      </w:ins>
    </w:p>
    <w:p w:rsidR="001C663A" w:rsidRDefault="003A7F62" w:rsidP="001C663A">
      <w:pPr>
        <w:pStyle w:val="Paragrafoelenco"/>
        <w:numPr>
          <w:ilvl w:val="0"/>
          <w:numId w:val="13"/>
        </w:numPr>
        <w:rPr>
          <w:rFonts w:ascii="Arial" w:hAnsi="Arial" w:cs="Arial"/>
          <w:lang w:val="it-IT"/>
        </w:rPr>
      </w:pPr>
      <w:ins w:id="230" w:author="HP" w:date="2020-01-16T11:47:00Z">
        <w:r>
          <w:rPr>
            <w:rFonts w:ascii="Arial" w:hAnsi="Arial" w:cs="Arial"/>
            <w:lang w:val="it-IT"/>
          </w:rPr>
          <w:t xml:space="preserve">Una lezione annullata potrà avere </w:t>
        </w:r>
      </w:ins>
      <w:ins w:id="231" w:author="HP" w:date="2020-01-16T11:48:00Z">
        <w:r>
          <w:rPr>
            <w:rFonts w:ascii="Arial" w:hAnsi="Arial" w:cs="Arial"/>
            <w:lang w:val="it-IT"/>
          </w:rPr>
          <w:t>zero</w:t>
        </w:r>
      </w:ins>
      <w:ins w:id="232" w:author="HP" w:date="2020-01-16T11:47:00Z">
        <w:r>
          <w:rPr>
            <w:rFonts w:ascii="Arial" w:hAnsi="Arial" w:cs="Arial"/>
            <w:lang w:val="it-IT"/>
          </w:rPr>
          <w:t xml:space="preserve"> o più (N) lezioni di RECUPERO.</w:t>
        </w:r>
      </w:ins>
      <w:r w:rsidR="000758CF">
        <w:rPr>
          <w:rFonts w:ascii="Arial" w:hAnsi="Arial" w:cs="Arial"/>
          <w:lang w:val="it-IT"/>
        </w:rPr>
        <w:br/>
      </w: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Pr="000758CF" w:rsidRDefault="000758CF" w:rsidP="000758CF">
      <w:pPr>
        <w:rPr>
          <w:rFonts w:ascii="Arial" w:hAnsi="Arial" w:cs="Arial"/>
          <w:lang w:val="it-IT"/>
        </w:rPr>
      </w:pPr>
    </w:p>
    <w:p w:rsidR="00C552CB" w:rsidRDefault="00C552CB" w:rsidP="001D1E20">
      <w:pPr>
        <w:rPr>
          <w:rFonts w:ascii="Arial" w:hAnsi="Arial" w:cs="Arial"/>
          <w:lang w:val="it-IT"/>
        </w:rPr>
      </w:pPr>
    </w:p>
    <w:p w:rsidR="00896B61" w:rsidRDefault="00896B61" w:rsidP="00896B61">
      <w:pPr>
        <w:pStyle w:val="Titolo"/>
        <w:rPr>
          <w:noProof/>
        </w:rPr>
      </w:pPr>
      <w:r>
        <w:rPr>
          <w:noProof/>
        </w:rPr>
        <w:t xml:space="preserve">E. Design Decisions     </w:t>
      </w:r>
    </w:p>
    <w:p w:rsidR="00896B61" w:rsidRPr="005F3A96" w:rsidDel="002D3A4D" w:rsidRDefault="00896B61" w:rsidP="00376078">
      <w:pPr>
        <w:pStyle w:val="Paragrafoelenco"/>
        <w:numPr>
          <w:ilvl w:val="0"/>
          <w:numId w:val="5"/>
        </w:numPr>
        <w:rPr>
          <w:del w:id="233" w:author="HP" w:date="2020-01-16T11:38:00Z"/>
          <w:rFonts w:ascii="Arial" w:hAnsi="Arial" w:cs="Arial"/>
          <w:b/>
        </w:rPr>
      </w:pPr>
      <w:del w:id="234" w:author="HP" w:date="2020-01-16T11:38:00Z">
        <w:r w:rsidRPr="00540C2A" w:rsidDel="002D3A4D">
          <w:rPr>
            <w:rFonts w:ascii="Arial" w:hAnsi="Arial" w:cs="Arial"/>
            <w:b/>
          </w:rPr>
          <w:delText>Scelta del linguaggio di programmazione</w:delText>
        </w:r>
        <w:r w:rsidR="00376078" w:rsidDel="002D3A4D">
          <w:rPr>
            <w:rFonts w:ascii="Arial" w:hAnsi="Arial" w:cs="Arial"/>
            <w:b/>
          </w:rPr>
          <w:br/>
        </w:r>
        <w:r w:rsidRPr="00376078" w:rsidDel="002D3A4D">
          <w:rPr>
            <w:rFonts w:ascii="Arial" w:hAnsi="Arial" w:cs="Arial"/>
          </w:rPr>
          <w:delText>Il linguaggio principale scelto dal team è Java. Questa scelta deriva dal fatto che è uno dei linguaggi più conosciuti dai membri. Per quanto riguarda le interfacce si utilizzerà HTML e CSS perché entrambi di facile utilizzo. Inoltre, se non sarà possibile creare un collegamento con il sist</w:delText>
        </w:r>
        <w:r w:rsidR="007B6F68" w:rsidDel="002D3A4D">
          <w:rPr>
            <w:rFonts w:ascii="Arial" w:hAnsi="Arial" w:cs="Arial"/>
          </w:rPr>
          <w:delText>ema già esistente dell’U</w:delText>
        </w:r>
        <w:r w:rsidRPr="00376078" w:rsidDel="002D3A4D">
          <w:rPr>
            <w:rFonts w:ascii="Arial" w:hAnsi="Arial" w:cs="Arial"/>
          </w:rPr>
          <w:delText>niversità, il team ha deciso di utilizzare MySQL poichè si connette in modo facile e veloce con Java.</w:delText>
        </w:r>
      </w:del>
    </w:p>
    <w:p w:rsidR="005F3A96" w:rsidRDefault="005F3A96" w:rsidP="005F3A96">
      <w:pPr>
        <w:pStyle w:val="Paragrafoelenco"/>
        <w:numPr>
          <w:ilvl w:val="0"/>
          <w:numId w:val="5"/>
        </w:numPr>
        <w:rPr>
          <w:rFonts w:ascii="Arial" w:hAnsi="Arial" w:cs="Arial"/>
        </w:rPr>
      </w:pPr>
      <w:r w:rsidRPr="005F3A96">
        <w:rPr>
          <w:rFonts w:ascii="Arial" w:hAnsi="Arial" w:cs="Arial"/>
          <w:b/>
        </w:rPr>
        <w:t>Accesso sicuro al sistema</w:t>
      </w:r>
      <w:r>
        <w:rPr>
          <w:rFonts w:ascii="Arial" w:hAnsi="Arial" w:cs="Arial"/>
          <w:b/>
        </w:rPr>
        <w:br/>
      </w:r>
      <w:r w:rsidRPr="005F3A96">
        <w:rPr>
          <w:rFonts w:ascii="Arial" w:hAnsi="Arial" w:cs="Arial"/>
        </w:rPr>
        <w:t>Per accedere al sistema si è deciso che bisognerà inserire username e password utilizzate per accedere al servizio gestito dall'università. Un utente potrà essere Amministratore o Studente, l'amministratore avrà il compito di modificare le varie informazioni</w:t>
      </w:r>
      <w:del w:id="235" w:author="HP" w:date="2020-01-16T12:01:00Z">
        <w:r w:rsidRPr="005F3A96" w:rsidDel="00F96FC8">
          <w:rPr>
            <w:rFonts w:ascii="Arial" w:hAnsi="Arial" w:cs="Arial"/>
          </w:rPr>
          <w:delText xml:space="preserve"> su orari, aule e lezioni</w:delText>
        </w:r>
      </w:del>
      <w:ins w:id="236" w:author="HP" w:date="2020-01-16T12:01:00Z">
        <w:r w:rsidR="00F96FC8">
          <w:rPr>
            <w:rFonts w:ascii="Arial" w:hAnsi="Arial" w:cs="Arial"/>
          </w:rPr>
          <w:t xml:space="preserve"> contenute </w:t>
        </w:r>
      </w:ins>
      <w:ins w:id="237" w:author="HP" w:date="2020-01-16T12:02:00Z">
        <w:r w:rsidR="00F96FC8">
          <w:rPr>
            <w:rFonts w:ascii="Arial" w:hAnsi="Arial" w:cs="Arial"/>
          </w:rPr>
          <w:t>ne</w:t>
        </w:r>
      </w:ins>
      <w:ins w:id="238" w:author="HP" w:date="2020-01-16T12:01:00Z">
        <w:r w:rsidR="00F96FC8">
          <w:rPr>
            <w:rFonts w:ascii="Arial" w:hAnsi="Arial" w:cs="Arial"/>
          </w:rPr>
          <w:t>l database</w:t>
        </w:r>
      </w:ins>
      <w:r w:rsidRPr="005F3A96">
        <w:rPr>
          <w:rFonts w:ascii="Arial" w:hAnsi="Arial" w:cs="Arial"/>
        </w:rPr>
        <w:t>.</w:t>
      </w:r>
      <w:r w:rsidRPr="005F3A96">
        <w:rPr>
          <w:rFonts w:ascii="Arial" w:hAnsi="Arial" w:cs="Arial"/>
        </w:rPr>
        <w:br/>
        <w:t>Questa pagina di login sarà composta da due campi di testo dove inserire le proprie credenziali e un pulsante per accedere.</w:t>
      </w:r>
    </w:p>
    <w:p w:rsidR="008C2C53" w:rsidRDefault="008C2C53" w:rsidP="008C2C53">
      <w:pPr>
        <w:pStyle w:val="Paragrafoelenco"/>
        <w:numPr>
          <w:ilvl w:val="0"/>
          <w:numId w:val="5"/>
        </w:numPr>
        <w:rPr>
          <w:rFonts w:ascii="Arial" w:hAnsi="Arial" w:cs="Arial"/>
        </w:rPr>
      </w:pPr>
      <w:r>
        <w:rPr>
          <w:rFonts w:ascii="Arial" w:hAnsi="Arial" w:cs="Arial"/>
          <w:b/>
        </w:rPr>
        <w:t>Struttura Home Page</w:t>
      </w:r>
      <w:r>
        <w:rPr>
          <w:rFonts w:ascii="Arial" w:hAnsi="Arial" w:cs="Arial"/>
          <w:b/>
        </w:rPr>
        <w:br/>
      </w:r>
      <w:r>
        <w:rPr>
          <w:rFonts w:ascii="Arial" w:hAnsi="Arial" w:cs="Arial"/>
        </w:rPr>
        <w:t>Dopo aver eseguito il primo accesso al sistema, si visualizzerà un calendario inizialmente vuoto (andrà modificato successivamente dall’utente), in alto a quest’ultimo si troverà il widget con le varie informazioni e lateralmente si avrà un menù con le varie voci riguardanti le azioni da poter eseguire.</w:t>
      </w:r>
    </w:p>
    <w:p w:rsidR="00B71F28" w:rsidRPr="00B71F28" w:rsidRDefault="00066F68" w:rsidP="00B71F28">
      <w:pPr>
        <w:pStyle w:val="Paragrafoelenco"/>
        <w:numPr>
          <w:ilvl w:val="0"/>
          <w:numId w:val="5"/>
        </w:numPr>
        <w:rPr>
          <w:rFonts w:ascii="Arial" w:hAnsi="Arial" w:cs="Arial"/>
        </w:rPr>
      </w:pPr>
      <w:r>
        <w:rPr>
          <w:rFonts w:ascii="Arial" w:hAnsi="Arial" w:cs="Arial"/>
          <w:b/>
        </w:rPr>
        <w:t>Integrazione corsi</w:t>
      </w:r>
      <w:r>
        <w:rPr>
          <w:rFonts w:ascii="Arial" w:hAnsi="Arial" w:cs="Arial"/>
          <w:b/>
        </w:rPr>
        <w:br/>
      </w:r>
      <w:r>
        <w:rPr>
          <w:rFonts w:ascii="Arial" w:hAnsi="Arial" w:cs="Arial"/>
        </w:rPr>
        <w:t>O</w:t>
      </w:r>
      <w:r w:rsidR="002724DA">
        <w:rPr>
          <w:rFonts w:ascii="Arial" w:hAnsi="Arial" w:cs="Arial"/>
        </w:rPr>
        <w:t>gni U</w:t>
      </w:r>
      <w:r w:rsidRPr="00066F68">
        <w:rPr>
          <w:rFonts w:ascii="Arial" w:hAnsi="Arial" w:cs="Arial"/>
        </w:rPr>
        <w:t xml:space="preserve">niversità ha </w:t>
      </w:r>
      <w:r>
        <w:rPr>
          <w:rFonts w:ascii="Arial" w:hAnsi="Arial" w:cs="Arial"/>
        </w:rPr>
        <w:t>il proprio</w:t>
      </w:r>
      <w:r w:rsidRPr="00066F68">
        <w:rPr>
          <w:rFonts w:ascii="Arial" w:hAnsi="Arial" w:cs="Arial"/>
        </w:rPr>
        <w:t xml:space="preserve"> ordinamento interno</w:t>
      </w:r>
      <w:r w:rsidR="002724DA">
        <w:rPr>
          <w:rFonts w:ascii="Arial" w:hAnsi="Arial" w:cs="Arial"/>
        </w:rPr>
        <w:t xml:space="preserve"> quindi</w:t>
      </w:r>
      <w:r w:rsidRPr="00066F68">
        <w:rPr>
          <w:rFonts w:ascii="Arial" w:hAnsi="Arial" w:cs="Arial"/>
        </w:rPr>
        <w:t xml:space="preserve">, per quanto riguarda i corsi di laurea, lasciamo a loro l’integrazione del sistema </w:t>
      </w:r>
      <w:r w:rsidR="002724DA">
        <w:rPr>
          <w:rFonts w:ascii="Arial" w:hAnsi="Arial" w:cs="Arial"/>
        </w:rPr>
        <w:t>di questi ultimi</w:t>
      </w:r>
      <w:r w:rsidRPr="00066F68">
        <w:rPr>
          <w:rFonts w:ascii="Arial" w:hAnsi="Arial" w:cs="Arial"/>
        </w:rPr>
        <w:t xml:space="preserve"> e le</w:t>
      </w:r>
      <w:r w:rsidR="002724DA">
        <w:rPr>
          <w:rFonts w:ascii="Arial" w:hAnsi="Arial" w:cs="Arial"/>
        </w:rPr>
        <w:t xml:space="preserve"> varie</w:t>
      </w:r>
      <w:r w:rsidRPr="00066F68">
        <w:rPr>
          <w:rFonts w:ascii="Arial" w:hAnsi="Arial" w:cs="Arial"/>
        </w:rPr>
        <w:t xml:space="preserve"> materie. Il sistema deve offri</w:t>
      </w:r>
      <w:r w:rsidR="002724DA">
        <w:rPr>
          <w:rFonts w:ascii="Arial" w:hAnsi="Arial" w:cs="Arial"/>
        </w:rPr>
        <w:t>re il supporto necessario alle U</w:t>
      </w:r>
      <w:r w:rsidRPr="00066F68">
        <w:rPr>
          <w:rFonts w:ascii="Arial" w:hAnsi="Arial" w:cs="Arial"/>
        </w:rPr>
        <w:t xml:space="preserve">niversità </w:t>
      </w:r>
      <w:r w:rsidR="002724DA">
        <w:rPr>
          <w:rFonts w:ascii="Arial" w:hAnsi="Arial" w:cs="Arial"/>
        </w:rPr>
        <w:t xml:space="preserve">per </w:t>
      </w:r>
      <w:r w:rsidRPr="00066F68">
        <w:rPr>
          <w:rFonts w:ascii="Arial" w:hAnsi="Arial" w:cs="Arial"/>
        </w:rPr>
        <w:t xml:space="preserve">qualsiasi </w:t>
      </w:r>
      <w:r w:rsidR="002724DA">
        <w:rPr>
          <w:rFonts w:ascii="Arial" w:hAnsi="Arial" w:cs="Arial"/>
        </w:rPr>
        <w:t xml:space="preserve">loro </w:t>
      </w:r>
      <w:r w:rsidRPr="00066F68">
        <w:rPr>
          <w:rFonts w:ascii="Arial" w:hAnsi="Arial" w:cs="Arial"/>
        </w:rPr>
        <w:t>necessità</w:t>
      </w:r>
      <w:r w:rsidR="002724DA">
        <w:rPr>
          <w:rFonts w:ascii="Arial" w:hAnsi="Arial" w:cs="Arial"/>
        </w:rPr>
        <w:t>.</w:t>
      </w:r>
      <w:ins w:id="239" w:author="HP" w:date="2020-01-16T12:27:00Z">
        <w:r w:rsidR="00B71F28">
          <w:rPr>
            <w:rFonts w:ascii="Arial" w:hAnsi="Arial" w:cs="Arial"/>
          </w:rPr>
          <w:t xml:space="preserve"> </w:t>
        </w:r>
      </w:ins>
      <w:ins w:id="240" w:author="HP" w:date="2020-01-16T12:31:00Z">
        <w:r w:rsidR="00F26D80">
          <w:rPr>
            <w:rFonts w:ascii="Arial" w:hAnsi="Arial" w:cs="Arial"/>
          </w:rPr>
          <w:t>Q</w:t>
        </w:r>
      </w:ins>
      <w:ins w:id="241" w:author="HP" w:date="2020-01-16T12:27:00Z">
        <w:r w:rsidR="00B71F28">
          <w:rPr>
            <w:rFonts w:ascii="Arial" w:hAnsi="Arial" w:cs="Arial"/>
          </w:rPr>
          <w:t xml:space="preserve">uesta decisione </w:t>
        </w:r>
      </w:ins>
      <w:ins w:id="242" w:author="HP" w:date="2020-01-16T12:31:00Z">
        <w:r w:rsidR="00F26D80">
          <w:rPr>
            <w:rFonts w:ascii="Arial" w:hAnsi="Arial" w:cs="Arial"/>
          </w:rPr>
          <w:t>è stata presa analizzando il sistema del</w:t>
        </w:r>
      </w:ins>
      <w:ins w:id="243" w:author="HP" w:date="2020-01-16T12:28:00Z">
        <w:r w:rsidR="00B71F28">
          <w:rPr>
            <w:rFonts w:ascii="Arial" w:hAnsi="Arial" w:cs="Arial"/>
          </w:rPr>
          <w:t xml:space="preserve"> Politecnico di Milano in quanto permette di scegliere per il terzo anno corsi diversi, o che hanno sempre a che fare con quelli dei primi due anni. In allegato lo screen della sezione di scelta.</w:t>
        </w:r>
      </w:ins>
      <w:ins w:id="244" w:author="HP" w:date="2020-01-16T12:29:00Z">
        <w:r w:rsidR="00B71F28">
          <w:rPr>
            <w:rFonts w:ascii="Arial" w:hAnsi="Arial" w:cs="Arial"/>
          </w:rPr>
          <w:br/>
        </w:r>
      </w:ins>
      <w:ins w:id="245" w:author="HP" w:date="2020-01-16T12:30:00Z">
        <w:r w:rsidR="00A16502">
          <w:rPr>
            <w:noProof/>
            <w:lang w:val="it-IT" w:eastAsia="it-IT"/>
          </w:rPr>
          <w:drawing>
            <wp:inline distT="0" distB="0" distL="0" distR="0">
              <wp:extent cx="6210300" cy="1753827"/>
              <wp:effectExtent l="19050" t="0" r="0" b="0"/>
              <wp:docPr id="22" name="Immagine 21" descr="integrazione co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zione corsi.png"/>
                      <pic:cNvPicPr/>
                    </pic:nvPicPr>
                    <pic:blipFill>
                      <a:blip r:embed="rId27"/>
                      <a:stretch>
                        <a:fillRect/>
                      </a:stretch>
                    </pic:blipFill>
                    <pic:spPr>
                      <a:xfrm>
                        <a:off x="0" y="0"/>
                        <a:ext cx="6201197" cy="1751256"/>
                      </a:xfrm>
                      <a:prstGeom prst="rect">
                        <a:avLst/>
                      </a:prstGeom>
                    </pic:spPr>
                  </pic:pic>
                </a:graphicData>
              </a:graphic>
            </wp:inline>
          </w:drawing>
        </w:r>
      </w:ins>
    </w:p>
    <w:p w:rsidR="000D3397" w:rsidDel="00F96FC8" w:rsidRDefault="002724DA" w:rsidP="000D3397">
      <w:pPr>
        <w:pStyle w:val="Paragrafoelenco"/>
        <w:numPr>
          <w:ilvl w:val="0"/>
          <w:numId w:val="5"/>
        </w:numPr>
        <w:rPr>
          <w:del w:id="246" w:author="HP" w:date="2020-01-16T12:02:00Z"/>
          <w:rFonts w:ascii="Arial" w:hAnsi="Arial" w:cs="Arial"/>
        </w:rPr>
      </w:pPr>
      <w:del w:id="247" w:author="HP" w:date="2020-01-16T12:02:00Z">
        <w:r w:rsidDel="00F96FC8">
          <w:rPr>
            <w:rFonts w:ascii="Arial" w:hAnsi="Arial" w:cs="Arial"/>
            <w:b/>
          </w:rPr>
          <w:delText>Scelta colori</w:delText>
        </w:r>
        <w:r w:rsidDel="00F96FC8">
          <w:rPr>
            <w:rFonts w:ascii="Arial" w:hAnsi="Arial" w:cs="Arial"/>
            <w:b/>
          </w:rPr>
          <w:br/>
        </w:r>
        <w:r w:rsidRPr="002724DA" w:rsidDel="00F96FC8">
          <w:rPr>
            <w:rFonts w:ascii="Arial" w:hAnsi="Arial" w:cs="Arial"/>
          </w:rPr>
          <w:delText>Per facilitare l’utilizzo del sistema, l’interfaccia sarà implementata usando una paletta di colori speciale per aiutare le persone con deuteranomalia</w:delText>
        </w:r>
        <w:r w:rsidDel="00F96FC8">
          <w:rPr>
            <w:rFonts w:ascii="Arial" w:hAnsi="Arial" w:cs="Arial"/>
          </w:rPr>
          <w:delText xml:space="preserve"> </w:delText>
        </w:r>
        <w:r w:rsidRPr="002724DA" w:rsidDel="00F96FC8">
          <w:rPr>
            <w:rFonts w:ascii="Arial" w:hAnsi="Arial" w:cs="Arial"/>
          </w:rPr>
          <w:delText>(daltonismo).</w:delText>
        </w:r>
      </w:del>
    </w:p>
    <w:p w:rsidR="00DA7708" w:rsidRPr="001C663A" w:rsidRDefault="00571AEC" w:rsidP="00896B61">
      <w:pPr>
        <w:pStyle w:val="Paragrafoelenco"/>
        <w:numPr>
          <w:ilvl w:val="0"/>
          <w:numId w:val="5"/>
        </w:numPr>
      </w:pPr>
      <w:ins w:id="248" w:author="HP" w:date="2019-12-17T12:37:00Z">
        <w:r w:rsidRPr="00571AEC">
          <w:rPr>
            <w:rFonts w:ascii="Arial" w:hAnsi="Arial" w:cs="Arial"/>
            <w:b/>
          </w:rPr>
          <w:t>Utente non loggato</w:t>
        </w:r>
        <w:r w:rsidRPr="00571AEC">
          <w:rPr>
            <w:rFonts w:ascii="Arial" w:hAnsi="Arial" w:cs="Arial"/>
            <w:b/>
          </w:rPr>
          <w:br/>
        </w:r>
      </w:ins>
      <w:ins w:id="249" w:author="HP" w:date="2019-12-17T12:45:00Z">
        <w:r>
          <w:rPr>
            <w:rFonts w:ascii="Arial" w:hAnsi="Arial" w:cs="Arial"/>
          </w:rPr>
          <w:t>Una volta aperta la home page del servizio, l’utente non loggato potrà</w:t>
        </w:r>
      </w:ins>
      <w:ins w:id="250" w:author="HP" w:date="2020-01-16T12:47:00Z">
        <w:r w:rsidR="008137BA">
          <w:rPr>
            <w:rFonts w:ascii="Arial" w:hAnsi="Arial" w:cs="Arial"/>
          </w:rPr>
          <w:t xml:space="preserve"> solo </w:t>
        </w:r>
      </w:ins>
      <w:ins w:id="251" w:author="HP" w:date="2019-12-17T12:45:00Z">
        <w:r>
          <w:rPr>
            <w:rFonts w:ascii="Arial" w:hAnsi="Arial" w:cs="Arial"/>
          </w:rPr>
          <w:t>selezionare l’anno e il corso di suo interesse e li visualizzerà l</w:t>
        </w:r>
      </w:ins>
      <w:ins w:id="252" w:author="HP" w:date="2019-12-17T12:46:00Z">
        <w:r>
          <w:rPr>
            <w:rFonts w:ascii="Arial" w:hAnsi="Arial" w:cs="Arial"/>
          </w:rPr>
          <w:t>’orario, il widget e l’elenco professori appartenenti al corso.</w:t>
        </w:r>
      </w:ins>
    </w:p>
    <w:p w:rsidR="001C663A" w:rsidRDefault="001C663A" w:rsidP="001C663A">
      <w:pPr>
        <w:ind w:left="360"/>
      </w:pPr>
    </w:p>
    <w:p w:rsidR="000758CF" w:rsidRDefault="000758CF" w:rsidP="001C663A">
      <w:pPr>
        <w:ind w:left="360"/>
      </w:pPr>
    </w:p>
    <w:p w:rsidR="000758CF" w:rsidRDefault="000758CF" w:rsidP="001C663A">
      <w:pPr>
        <w:ind w:left="360"/>
      </w:pPr>
    </w:p>
    <w:p w:rsidR="000758CF" w:rsidRPr="002D3A4D" w:rsidRDefault="000758CF" w:rsidP="001C663A">
      <w:pPr>
        <w:ind w:left="360"/>
        <w:rPr>
          <w:ins w:id="253" w:author="HP" w:date="2020-01-16T11:37:00Z"/>
        </w:rPr>
      </w:pPr>
    </w:p>
    <w:p w:rsidR="00C70080" w:rsidRDefault="002D3A4D" w:rsidP="00600429">
      <w:pPr>
        <w:pStyle w:val="Paragrafoelenco"/>
        <w:numPr>
          <w:ilvl w:val="0"/>
          <w:numId w:val="5"/>
        </w:numPr>
      </w:pPr>
      <w:ins w:id="254" w:author="HP" w:date="2020-01-16T11:37:00Z">
        <w:r>
          <w:rPr>
            <w:rFonts w:ascii="Arial" w:hAnsi="Arial" w:cs="Arial"/>
            <w:b/>
          </w:rPr>
          <w:t>Scelta del database</w:t>
        </w:r>
      </w:ins>
      <w:ins w:id="255" w:author="HP" w:date="2020-01-16T12:38:00Z">
        <w:r w:rsidR="00A35586">
          <w:rPr>
            <w:rFonts w:ascii="Arial" w:hAnsi="Arial" w:cs="Arial"/>
            <w:b/>
          </w:rPr>
          <w:t xml:space="preserve"> e framework per l’implementazione</w:t>
        </w:r>
      </w:ins>
      <w:ins w:id="256" w:author="HP" w:date="2020-01-16T11:37:00Z">
        <w:r>
          <w:rPr>
            <w:rFonts w:ascii="Arial" w:hAnsi="Arial" w:cs="Arial"/>
            <w:b/>
          </w:rPr>
          <w:br/>
        </w:r>
        <w:r w:rsidRPr="002D3A4D">
          <w:rPr>
            <w:rFonts w:ascii="Arial" w:hAnsi="Arial" w:cs="Arial"/>
          </w:rPr>
          <w:t>Il team ha deciso di utilizzare MySQL poiché è utilizzato nella maggior parte dei sistemi di calendarizzazione esistenti esaminati. Inoltre la scelta di tale tecnologie già conosciute dai membri del team ridurrà i tempi di learning e avrà un impatto positivo sui tempi di sviluppo.</w:t>
        </w:r>
      </w:ins>
      <w:ins w:id="257" w:author="HP" w:date="2020-01-16T12:38:00Z">
        <w:r w:rsidR="00A35586">
          <w:rPr>
            <w:rFonts w:ascii="Arial" w:hAnsi="Arial" w:cs="Arial"/>
          </w:rPr>
          <w:t xml:space="preserve"> </w:t>
        </w:r>
        <w:r w:rsidR="00A35586" w:rsidRPr="00A35586">
          <w:rPr>
            <w:rFonts w:ascii="Arial" w:hAnsi="Arial" w:cs="Arial"/>
          </w:rPr>
          <w:t>Il framework che verrà utilizzato per l’implementazione sarà Laravel, particolarmente adatto per la creazione di applicazioni</w:t>
        </w:r>
      </w:ins>
      <w:r w:rsidR="00600429">
        <w:rPr>
          <w:rFonts w:ascii="Arial" w:hAnsi="Arial" w:cs="Arial"/>
        </w:rPr>
        <w:t>.</w:t>
      </w:r>
    </w:p>
    <w:p w:rsidR="00DA7708" w:rsidRDefault="00DA7708" w:rsidP="00896B61"/>
    <w:p w:rsidR="00896B61" w:rsidRDefault="00896B61" w:rsidP="00C70080">
      <w:pPr>
        <w:pStyle w:val="Titolo"/>
        <w:rPr>
          <w:noProof/>
        </w:rPr>
      </w:pPr>
      <w:r>
        <w:rPr>
          <w:noProof/>
        </w:rPr>
        <w:t>F. Design di Basso Livello</w:t>
      </w:r>
    </w:p>
    <w:p w:rsidR="00896B61" w:rsidRDefault="005E0E2B" w:rsidP="00896B61">
      <w:r>
        <w:rPr>
          <w:noProof/>
          <w:lang w:val="it-IT" w:eastAsia="it-IT"/>
        </w:rPr>
        <w:drawing>
          <wp:inline distT="0" distB="0" distL="0" distR="0">
            <wp:extent cx="6120130" cy="3404870"/>
            <wp:effectExtent l="19050" t="0" r="0" b="0"/>
            <wp:docPr id="15" name="Immagine 1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8"/>
                    <a:stretch>
                      <a:fillRect/>
                    </a:stretch>
                  </pic:blipFill>
                  <pic:spPr>
                    <a:xfrm>
                      <a:off x="0" y="0"/>
                      <a:ext cx="6120130" cy="3404870"/>
                    </a:xfrm>
                    <a:prstGeom prst="rect">
                      <a:avLst/>
                    </a:prstGeom>
                  </pic:spPr>
                </pic:pic>
              </a:graphicData>
            </a:graphic>
          </wp:inline>
        </w:drawing>
      </w:r>
    </w:p>
    <w:p w:rsidR="006F50F4" w:rsidRDefault="006F50F4" w:rsidP="00896B61"/>
    <w:p w:rsidR="006F50F4" w:rsidRPr="006F50F4" w:rsidRDefault="006F50F4" w:rsidP="006F50F4">
      <w:pPr>
        <w:rPr>
          <w:rFonts w:ascii="Arial" w:hAnsi="Arial" w:cs="Arial"/>
        </w:rPr>
      </w:pPr>
      <w:r w:rsidRPr="006F50F4">
        <w:rPr>
          <w:rFonts w:ascii="Arial" w:hAnsi="Arial" w:cs="Arial"/>
        </w:rPr>
        <w:t>Il class diagram è diviso in tre package principali:</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Utenti: contiene la classe Utente (amministratore), contenente gli attributi username e password necessari per l’autenticazione, e la classe Studente, a cui si aggiungono gli attributi che indicano l’anno di immatricolazione, l’email istituzionale, il corso di laurea a cui è iscritto e la lista dei corsi seguibili.</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GUI: contiene la classe Login, che fornisce i metodi per la registrazione e l’accesso al sistema, il package GUIGestore contenete la classe Gestione, che fornisce i metodi per modificare i dati nel database, e il package GUIStudente, che contiene le classi calendario che conterrà le materie che si intende seguire, Widget per la visualizzazione real-time delle lezioni in corso (del proprio corso di laurea), ListaProfessori per ottenere la lista dei professori associati alle materie che si intende seguire e Nota per gestire l’aggiunta di note e promemoria alle lezioni.</w:t>
      </w:r>
    </w:p>
    <w:p w:rsidR="00DA7708" w:rsidRPr="00C70080" w:rsidRDefault="006F50F4" w:rsidP="00896B61">
      <w:pPr>
        <w:pStyle w:val="Paragrafoelenco"/>
        <w:numPr>
          <w:ilvl w:val="0"/>
          <w:numId w:val="16"/>
        </w:numPr>
        <w:rPr>
          <w:rFonts w:ascii="Arial" w:hAnsi="Arial" w:cs="Arial"/>
        </w:rPr>
      </w:pPr>
      <w:r w:rsidRPr="006F50F4">
        <w:rPr>
          <w:rFonts w:ascii="Arial" w:hAnsi="Arial" w:cs="Arial"/>
        </w:rPr>
        <w:t>Database: contiene tutte le classi per la gestione dei dati relativi a corsi, aule docenti e lezioni.</w:t>
      </w:r>
    </w:p>
    <w:p w:rsidR="00896B61" w:rsidRDefault="00896B61" w:rsidP="00896B61"/>
    <w:p w:rsidR="001C663A" w:rsidRDefault="001C663A" w:rsidP="00896B61"/>
    <w:p w:rsidR="001C663A" w:rsidRDefault="001C663A" w:rsidP="00896B61"/>
    <w:p w:rsidR="001C663A" w:rsidRDefault="001C663A" w:rsidP="00896B61"/>
    <w:p w:rsidR="00896B61" w:rsidRPr="00896B61" w:rsidRDefault="00896B61" w:rsidP="00896B61">
      <w:pPr>
        <w:pStyle w:val="Titolo"/>
        <w:rPr>
          <w:noProof/>
        </w:rPr>
      </w:pPr>
      <w:r w:rsidRPr="00896B61">
        <w:rPr>
          <w:noProof/>
        </w:rPr>
        <w:t xml:space="preserve">G. Explain how the FRs and the NFRs are satisfied by design </w:t>
      </w:r>
    </w:p>
    <w:p w:rsidR="00896B61" w:rsidRPr="006E696E" w:rsidRDefault="0043138E" w:rsidP="0043138E">
      <w:pPr>
        <w:rPr>
          <w:rFonts w:ascii="Arial" w:hAnsi="Arial" w:cs="Arial"/>
        </w:rPr>
      </w:pPr>
      <w:r w:rsidRPr="006E696E">
        <w:rPr>
          <w:rFonts w:ascii="Arial" w:hAnsi="Arial" w:cs="Arial"/>
        </w:rPr>
        <w:t>Ecco come alcuni requisiti, funzionali e non, identificati dal sistema vengono soddisfatti attraverso le decisioni di design prese.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Il sistema consente una giusta navigazione tramite un apposito menu e vari pulsanti per le azioni.</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Per quanto riguarda la sicurezza, il sistema sarà dotato di una parte iniziale di login dove li verrà accertata l’identità e inoltre avverrà il controllo dei dati inseriti, in caso di risultato positivo si potrà accedere al sistema, in caso contrario si visualizzerà una schermata di errore.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 xml:space="preserve">Tutto sarà gestito in modo semplice così da poter essere utilizzato da qualsiasi </w:t>
      </w:r>
      <w:r w:rsidR="008C22C0" w:rsidRPr="006E696E">
        <w:rPr>
          <w:rFonts w:ascii="Arial" w:hAnsi="Arial" w:cs="Arial"/>
        </w:rPr>
        <w:t>utente; la creazione del calendario avverrà automaticamente una volta selezionate le materie che l’utente intende realmemte seguire.</w:t>
      </w:r>
    </w:p>
    <w:p w:rsidR="008C22C0" w:rsidRPr="006E696E" w:rsidRDefault="008C22C0" w:rsidP="008C22C0">
      <w:pPr>
        <w:pStyle w:val="Paragrafoelenco"/>
        <w:numPr>
          <w:ilvl w:val="0"/>
          <w:numId w:val="14"/>
        </w:numPr>
        <w:rPr>
          <w:rFonts w:ascii="Arial" w:hAnsi="Arial" w:cs="Arial"/>
        </w:rPr>
      </w:pPr>
      <w:r w:rsidRPr="006E696E">
        <w:rPr>
          <w:rFonts w:ascii="Arial" w:hAnsi="Arial" w:cs="Arial"/>
        </w:rPr>
        <w:t>Per avere dati sempre aggiornati, l’amministrazione si occuperà delle varie modifiche, aggiunte o rimozioni</w:t>
      </w:r>
      <w:r w:rsidR="006E696E">
        <w:rPr>
          <w:rFonts w:ascii="Arial" w:hAnsi="Arial" w:cs="Arial"/>
        </w:rPr>
        <w:t>, delle varie informazioni inte</w:t>
      </w:r>
      <w:r w:rsidRPr="006E696E">
        <w:rPr>
          <w:rFonts w:ascii="Arial" w:hAnsi="Arial" w:cs="Arial"/>
        </w:rPr>
        <w:t>ressate.</w:t>
      </w:r>
    </w:p>
    <w:p w:rsidR="001C663A" w:rsidRDefault="001C663A" w:rsidP="00896B61"/>
    <w:p w:rsidR="00896B61" w:rsidRDefault="00896B61" w:rsidP="00896B61">
      <w:pPr>
        <w:pStyle w:val="Titolo"/>
      </w:pPr>
      <w:r>
        <w:t xml:space="preserve">G. </w:t>
      </w:r>
      <w:r w:rsidRPr="00DE1224">
        <w:t>Effort Recording</w:t>
      </w:r>
    </w:p>
    <w:p w:rsidR="00076E15" w:rsidRDefault="00076E15" w:rsidP="008C22C0">
      <w:pPr>
        <w:rPr>
          <w:b/>
          <w:sz w:val="40"/>
        </w:rPr>
      </w:pPr>
      <w:r>
        <w:rPr>
          <w:b/>
          <w:sz w:val="40"/>
        </w:rPr>
        <w:t>PERT</w:t>
      </w:r>
    </w:p>
    <w:p w:rsidR="00DA7708" w:rsidRDefault="00076E15" w:rsidP="008C22C0">
      <w:pPr>
        <w:rPr>
          <w:b/>
          <w:sz w:val="40"/>
        </w:rPr>
      </w:pPr>
      <w:r>
        <w:rPr>
          <w:b/>
          <w:noProof/>
          <w:sz w:val="40"/>
          <w:lang w:val="it-IT" w:eastAsia="it-IT"/>
        </w:rPr>
        <w:drawing>
          <wp:inline distT="0" distB="0" distL="0" distR="0">
            <wp:extent cx="6895465" cy="2298726"/>
            <wp:effectExtent l="19050" t="0" r="635" b="0"/>
            <wp:docPr id="2" name="Immagine 1" descr="p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png"/>
                    <pic:cNvPicPr/>
                  </pic:nvPicPr>
                  <pic:blipFill>
                    <a:blip r:embed="rId29"/>
                    <a:stretch>
                      <a:fillRect/>
                    </a:stretch>
                  </pic:blipFill>
                  <pic:spPr>
                    <a:xfrm>
                      <a:off x="0" y="0"/>
                      <a:ext cx="6910319" cy="2303678"/>
                    </a:xfrm>
                    <a:prstGeom prst="rect">
                      <a:avLst/>
                    </a:prstGeom>
                  </pic:spPr>
                </pic:pic>
              </a:graphicData>
            </a:graphic>
          </wp:inline>
        </w:drawing>
      </w:r>
    </w:p>
    <w:p w:rsidR="001C663A" w:rsidRDefault="001C663A" w:rsidP="008C22C0">
      <w:pPr>
        <w:rPr>
          <w:b/>
          <w:sz w:val="40"/>
        </w:rPr>
      </w:pPr>
    </w:p>
    <w:p w:rsidR="001C663A" w:rsidRDefault="001C663A" w:rsidP="008C22C0">
      <w:pPr>
        <w:rPr>
          <w:b/>
          <w:sz w:val="40"/>
        </w:rPr>
      </w:pPr>
    </w:p>
    <w:p w:rsidR="001C663A" w:rsidRDefault="001C663A" w:rsidP="008C22C0">
      <w:pPr>
        <w:rPr>
          <w:b/>
          <w:sz w:val="40"/>
        </w:rPr>
      </w:pPr>
    </w:p>
    <w:p w:rsidR="001C663A" w:rsidRDefault="001C663A" w:rsidP="008C22C0">
      <w:pPr>
        <w:rPr>
          <w:b/>
          <w:sz w:val="40"/>
        </w:rPr>
      </w:pPr>
    </w:p>
    <w:p w:rsidR="000758CF" w:rsidRDefault="000758CF" w:rsidP="008C22C0">
      <w:pPr>
        <w:rPr>
          <w:b/>
          <w:sz w:val="40"/>
        </w:rPr>
      </w:pPr>
    </w:p>
    <w:p w:rsidR="000758CF" w:rsidRDefault="000758CF" w:rsidP="008C22C0">
      <w:pPr>
        <w:rPr>
          <w:b/>
          <w:sz w:val="40"/>
        </w:rPr>
      </w:pPr>
    </w:p>
    <w:p w:rsidR="000758CF" w:rsidRDefault="000758CF" w:rsidP="008C22C0">
      <w:pPr>
        <w:rPr>
          <w:b/>
          <w:sz w:val="40"/>
        </w:rPr>
      </w:pPr>
    </w:p>
    <w:p w:rsidR="001C663A" w:rsidRDefault="001C663A" w:rsidP="008C22C0">
      <w:pPr>
        <w:rPr>
          <w:b/>
          <w:sz w:val="40"/>
        </w:rPr>
      </w:pPr>
    </w:p>
    <w:p w:rsidR="008C22C0" w:rsidRPr="008C22C0" w:rsidRDefault="008C22C0" w:rsidP="008C22C0">
      <w:pPr>
        <w:rPr>
          <w:b/>
          <w:sz w:val="40"/>
        </w:rPr>
      </w:pPr>
      <w:r w:rsidRPr="008C22C0">
        <w:rPr>
          <w:b/>
          <w:sz w:val="40"/>
        </w:rPr>
        <w:t>Logging</w:t>
      </w:r>
    </w:p>
    <w:p w:rsidR="008C22C0" w:rsidRPr="008C22C0" w:rsidRDefault="008C22C0" w:rsidP="008C22C0"/>
    <w:tbl>
      <w:tblPr>
        <w:tblStyle w:val="Grigliatabella"/>
        <w:tblW w:w="0" w:type="auto"/>
        <w:tblLook w:val="04A0"/>
      </w:tblPr>
      <w:tblGrid>
        <w:gridCol w:w="2444"/>
        <w:gridCol w:w="2444"/>
        <w:gridCol w:w="3300"/>
        <w:gridCol w:w="1590"/>
      </w:tblGrid>
      <w:tr w:rsidR="0075284E" w:rsidTr="009E1EDC">
        <w:tc>
          <w:tcPr>
            <w:tcW w:w="2444" w:type="dxa"/>
            <w:shd w:val="clear" w:color="auto" w:fill="8DB3E2" w:themeFill="text2" w:themeFillTint="66"/>
          </w:tcPr>
          <w:p w:rsidR="0075284E" w:rsidRDefault="0075284E" w:rsidP="00896B61"/>
          <w:p w:rsidR="0075284E" w:rsidRDefault="0075284E" w:rsidP="0075284E">
            <w:pPr>
              <w:jc w:val="center"/>
            </w:pPr>
            <w:r>
              <w:t>Data</w:t>
            </w:r>
          </w:p>
          <w:p w:rsidR="0075284E" w:rsidRDefault="0075284E" w:rsidP="00896B61"/>
        </w:tc>
        <w:tc>
          <w:tcPr>
            <w:tcW w:w="2444" w:type="dxa"/>
            <w:shd w:val="clear" w:color="auto" w:fill="8DB3E2" w:themeFill="text2" w:themeFillTint="66"/>
          </w:tcPr>
          <w:p w:rsidR="0075284E" w:rsidRDefault="0075284E" w:rsidP="0075284E">
            <w:pPr>
              <w:jc w:val="center"/>
            </w:pPr>
          </w:p>
          <w:p w:rsidR="0075284E" w:rsidRDefault="0075284E" w:rsidP="0075284E">
            <w:pPr>
              <w:jc w:val="center"/>
            </w:pPr>
            <w:r>
              <w:t>TimeSpent</w:t>
            </w:r>
          </w:p>
        </w:tc>
        <w:tc>
          <w:tcPr>
            <w:tcW w:w="3300" w:type="dxa"/>
            <w:shd w:val="clear" w:color="auto" w:fill="8DB3E2" w:themeFill="text2" w:themeFillTint="66"/>
          </w:tcPr>
          <w:p w:rsidR="0075284E" w:rsidRDefault="0075284E" w:rsidP="00896B61"/>
          <w:p w:rsidR="0075284E" w:rsidRDefault="0075284E" w:rsidP="0075284E">
            <w:pPr>
              <w:jc w:val="center"/>
            </w:pPr>
            <w:r>
              <w:t>Description</w:t>
            </w:r>
          </w:p>
        </w:tc>
        <w:tc>
          <w:tcPr>
            <w:tcW w:w="1590" w:type="dxa"/>
            <w:shd w:val="clear" w:color="auto" w:fill="8DB3E2" w:themeFill="text2" w:themeFillTint="66"/>
          </w:tcPr>
          <w:p w:rsidR="0075284E" w:rsidRDefault="0075284E" w:rsidP="00896B61"/>
          <w:p w:rsidR="0075284E" w:rsidRDefault="0075284E" w:rsidP="0075284E">
            <w:pPr>
              <w:jc w:val="center"/>
            </w:pPr>
            <w:r>
              <w:t>Partners</w:t>
            </w:r>
          </w:p>
        </w:tc>
      </w:tr>
      <w:tr w:rsidR="0075284E" w:rsidTr="009E1EDC">
        <w:tc>
          <w:tcPr>
            <w:tcW w:w="2444" w:type="dxa"/>
          </w:tcPr>
          <w:p w:rsidR="0075284E" w:rsidRDefault="0075284E" w:rsidP="0075284E">
            <w:pPr>
              <w:jc w:val="center"/>
            </w:pPr>
            <w:r>
              <w:t>27/11/</w:t>
            </w:r>
            <w:r w:rsidR="00A35586">
              <w:t>20</w:t>
            </w:r>
            <w:r>
              <w:t>19</w:t>
            </w:r>
          </w:p>
        </w:tc>
        <w:tc>
          <w:tcPr>
            <w:tcW w:w="2444" w:type="dxa"/>
          </w:tcPr>
          <w:p w:rsidR="0075284E" w:rsidRDefault="0075284E" w:rsidP="0075284E">
            <w:pPr>
              <w:jc w:val="center"/>
            </w:pPr>
            <w:r>
              <w:t>2 learning + 1 doing</w:t>
            </w:r>
          </w:p>
        </w:tc>
        <w:tc>
          <w:tcPr>
            <w:tcW w:w="3300" w:type="dxa"/>
          </w:tcPr>
          <w:p w:rsidR="0075284E" w:rsidRDefault="0075284E" w:rsidP="0075284E">
            <w:pPr>
              <w:jc w:val="center"/>
            </w:pPr>
            <w:r>
              <w:t>Comprensione specifica + List of challenging</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02/12/</w:t>
            </w:r>
            <w:r w:rsidR="00A35586">
              <w:t>20</w:t>
            </w:r>
            <w:r>
              <w:t>19</w:t>
            </w:r>
          </w:p>
        </w:tc>
        <w:tc>
          <w:tcPr>
            <w:tcW w:w="2444" w:type="dxa"/>
          </w:tcPr>
          <w:p w:rsidR="0075284E" w:rsidRDefault="0075284E" w:rsidP="0075284E">
            <w:pPr>
              <w:jc w:val="center"/>
            </w:pPr>
            <w:r>
              <w:t>3 doing</w:t>
            </w:r>
          </w:p>
        </w:tc>
        <w:tc>
          <w:tcPr>
            <w:tcW w:w="3300" w:type="dxa"/>
          </w:tcPr>
          <w:p w:rsidR="0075284E" w:rsidRDefault="0075284E" w:rsidP="0075284E">
            <w:pPr>
              <w:jc w:val="center"/>
            </w:pPr>
            <w:r>
              <w:t>Raffinamento requisiti</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04/12/</w:t>
            </w:r>
            <w:r w:rsidR="00A35586">
              <w:t>20</w:t>
            </w:r>
            <w:r>
              <w:t>19</w:t>
            </w:r>
          </w:p>
        </w:tc>
        <w:tc>
          <w:tcPr>
            <w:tcW w:w="2444" w:type="dxa"/>
          </w:tcPr>
          <w:p w:rsidR="0075284E" w:rsidRDefault="0075284E" w:rsidP="0075284E">
            <w:pPr>
              <w:jc w:val="center"/>
            </w:pPr>
            <w:r>
              <w:t>3 doing</w:t>
            </w:r>
          </w:p>
        </w:tc>
        <w:tc>
          <w:tcPr>
            <w:tcW w:w="3300" w:type="dxa"/>
          </w:tcPr>
          <w:p w:rsidR="0075284E" w:rsidRDefault="0075284E" w:rsidP="0075284E">
            <w:pPr>
              <w:jc w:val="center"/>
            </w:pPr>
            <w:r>
              <w:t>Architettura software + Design Decision</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05/12/</w:t>
            </w:r>
            <w:r w:rsidR="00A35586">
              <w:t>20</w:t>
            </w:r>
            <w:r>
              <w:t>19</w:t>
            </w:r>
          </w:p>
        </w:tc>
        <w:tc>
          <w:tcPr>
            <w:tcW w:w="2444" w:type="dxa"/>
          </w:tcPr>
          <w:p w:rsidR="0075284E" w:rsidRDefault="0075284E" w:rsidP="0075284E">
            <w:pPr>
              <w:jc w:val="center"/>
            </w:pPr>
            <w:r>
              <w:t>3 learning + 6 doing</w:t>
            </w:r>
          </w:p>
        </w:tc>
        <w:tc>
          <w:tcPr>
            <w:tcW w:w="3300" w:type="dxa"/>
          </w:tcPr>
          <w:p w:rsidR="0075284E" w:rsidRDefault="0075284E" w:rsidP="0075284E">
            <w:pPr>
              <w:jc w:val="center"/>
            </w:pPr>
            <w:r>
              <w:t>Completamento Deliverable</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17/12/</w:t>
            </w:r>
            <w:r w:rsidR="00A35586">
              <w:t>20</w:t>
            </w:r>
            <w:r>
              <w:t>19</w:t>
            </w:r>
          </w:p>
        </w:tc>
        <w:tc>
          <w:tcPr>
            <w:tcW w:w="2444" w:type="dxa"/>
          </w:tcPr>
          <w:p w:rsidR="0075284E" w:rsidRDefault="0075284E" w:rsidP="0075284E">
            <w:pPr>
              <w:jc w:val="center"/>
            </w:pPr>
            <w:r>
              <w:t>5 doing</w:t>
            </w:r>
          </w:p>
        </w:tc>
        <w:tc>
          <w:tcPr>
            <w:tcW w:w="3300" w:type="dxa"/>
          </w:tcPr>
          <w:p w:rsidR="0075284E" w:rsidRDefault="0075284E" w:rsidP="0075284E">
            <w:pPr>
              <w:jc w:val="center"/>
            </w:pPr>
            <w:r>
              <w:t>Revisione documento prima consegna</w:t>
            </w:r>
          </w:p>
        </w:tc>
        <w:tc>
          <w:tcPr>
            <w:tcW w:w="1590" w:type="dxa"/>
          </w:tcPr>
          <w:p w:rsidR="0075284E" w:rsidRDefault="0075284E" w:rsidP="0075284E">
            <w:pPr>
              <w:jc w:val="center"/>
            </w:pPr>
            <w:r>
              <w:t>3</w:t>
            </w:r>
          </w:p>
        </w:tc>
      </w:tr>
      <w:tr w:rsidR="0075284E" w:rsidTr="009E1EDC">
        <w:tc>
          <w:tcPr>
            <w:tcW w:w="2444" w:type="dxa"/>
          </w:tcPr>
          <w:p w:rsidR="0075284E" w:rsidRDefault="00484654" w:rsidP="0075284E">
            <w:pPr>
              <w:jc w:val="center"/>
            </w:pPr>
            <w:r>
              <w:t>19/12/</w:t>
            </w:r>
            <w:r w:rsidR="00A35586">
              <w:t>20</w:t>
            </w:r>
            <w:r>
              <w:t>19</w:t>
            </w:r>
          </w:p>
        </w:tc>
        <w:tc>
          <w:tcPr>
            <w:tcW w:w="2444" w:type="dxa"/>
          </w:tcPr>
          <w:p w:rsidR="0075284E" w:rsidRDefault="009E1EDC" w:rsidP="009E1EDC">
            <w:pPr>
              <w:jc w:val="center"/>
            </w:pPr>
            <w:r>
              <w:t>4</w:t>
            </w:r>
            <w:r w:rsidR="00485306">
              <w:t xml:space="preserve"> learning + </w:t>
            </w:r>
            <w:r>
              <w:t>2</w:t>
            </w:r>
            <w:r w:rsidR="00484654">
              <w:t xml:space="preserve"> doing</w:t>
            </w:r>
          </w:p>
        </w:tc>
        <w:tc>
          <w:tcPr>
            <w:tcW w:w="3300" w:type="dxa"/>
          </w:tcPr>
          <w:p w:rsidR="0075284E" w:rsidRDefault="00484654" w:rsidP="0075284E">
            <w:pPr>
              <w:jc w:val="center"/>
            </w:pPr>
            <w:r>
              <w:t>Definizione Web Services</w:t>
            </w:r>
            <w:r w:rsidR="00485306">
              <w:t xml:space="preserve"> + PostMan</w:t>
            </w:r>
          </w:p>
        </w:tc>
        <w:tc>
          <w:tcPr>
            <w:tcW w:w="1590" w:type="dxa"/>
          </w:tcPr>
          <w:p w:rsidR="0075284E" w:rsidRDefault="00484654" w:rsidP="0075284E">
            <w:pPr>
              <w:jc w:val="center"/>
            </w:pPr>
            <w:r>
              <w:t>3</w:t>
            </w:r>
          </w:p>
        </w:tc>
      </w:tr>
      <w:tr w:rsidR="0075284E" w:rsidTr="009E1EDC">
        <w:tc>
          <w:tcPr>
            <w:tcW w:w="2444" w:type="dxa"/>
          </w:tcPr>
          <w:p w:rsidR="0075284E" w:rsidRDefault="004114E2" w:rsidP="0075284E">
            <w:pPr>
              <w:jc w:val="center"/>
            </w:pPr>
            <w:r>
              <w:t>20</w:t>
            </w:r>
            <w:r w:rsidR="009E1EDC">
              <w:t>/12/</w:t>
            </w:r>
            <w:r w:rsidR="00A35586">
              <w:t>20</w:t>
            </w:r>
            <w:r w:rsidR="009E1EDC">
              <w:t>19</w:t>
            </w:r>
          </w:p>
        </w:tc>
        <w:tc>
          <w:tcPr>
            <w:tcW w:w="2444" w:type="dxa"/>
          </w:tcPr>
          <w:p w:rsidR="0075284E" w:rsidRDefault="009E1EDC" w:rsidP="0075284E">
            <w:pPr>
              <w:jc w:val="center"/>
            </w:pPr>
            <w:r>
              <w:t>3 doing</w:t>
            </w:r>
          </w:p>
        </w:tc>
        <w:tc>
          <w:tcPr>
            <w:tcW w:w="3300" w:type="dxa"/>
          </w:tcPr>
          <w:p w:rsidR="0075284E" w:rsidRPr="009E1EDC" w:rsidRDefault="009E1EDC" w:rsidP="0075284E">
            <w:pPr>
              <w:jc w:val="center"/>
            </w:pPr>
            <w:r>
              <w:t>PostMan + Completamento Deliverable 2</w:t>
            </w:r>
            <w:r>
              <w:rPr>
                <w:vertAlign w:val="superscript"/>
              </w:rPr>
              <w:t xml:space="preserve">a </w:t>
            </w:r>
            <w:r>
              <w:t>scadenza</w:t>
            </w:r>
          </w:p>
        </w:tc>
        <w:tc>
          <w:tcPr>
            <w:tcW w:w="1590" w:type="dxa"/>
          </w:tcPr>
          <w:p w:rsidR="0075284E" w:rsidRDefault="009E1EDC" w:rsidP="0075284E">
            <w:pPr>
              <w:jc w:val="center"/>
            </w:pPr>
            <w:r>
              <w:t>3</w:t>
            </w:r>
          </w:p>
        </w:tc>
      </w:tr>
      <w:tr w:rsidR="00A35586" w:rsidTr="00A35586">
        <w:tc>
          <w:tcPr>
            <w:tcW w:w="2444" w:type="dxa"/>
          </w:tcPr>
          <w:p w:rsidR="00A35586" w:rsidRDefault="00A35586" w:rsidP="00AA4112">
            <w:pPr>
              <w:jc w:val="center"/>
            </w:pPr>
            <w:r>
              <w:t>15/01/2020</w:t>
            </w:r>
          </w:p>
        </w:tc>
        <w:tc>
          <w:tcPr>
            <w:tcW w:w="2444" w:type="dxa"/>
          </w:tcPr>
          <w:p w:rsidR="00A35586" w:rsidRDefault="008137BA" w:rsidP="00AA4112">
            <w:pPr>
              <w:jc w:val="center"/>
            </w:pPr>
            <w:r>
              <w:t>4 learning</w:t>
            </w:r>
          </w:p>
        </w:tc>
        <w:tc>
          <w:tcPr>
            <w:tcW w:w="3300" w:type="dxa"/>
          </w:tcPr>
          <w:p w:rsidR="00A35586" w:rsidRDefault="008137BA" w:rsidP="00AA4112">
            <w:pPr>
              <w:jc w:val="center"/>
            </w:pPr>
            <w:r>
              <w:t>Laravel + specifiche varie</w:t>
            </w:r>
          </w:p>
        </w:tc>
        <w:tc>
          <w:tcPr>
            <w:tcW w:w="1590" w:type="dxa"/>
          </w:tcPr>
          <w:p w:rsidR="00A35586" w:rsidRDefault="00A35586" w:rsidP="00AA4112">
            <w:pPr>
              <w:jc w:val="center"/>
            </w:pPr>
            <w:r>
              <w:t>3</w:t>
            </w:r>
          </w:p>
        </w:tc>
      </w:tr>
      <w:tr w:rsidR="00A35586" w:rsidTr="00A35586">
        <w:tc>
          <w:tcPr>
            <w:tcW w:w="2444" w:type="dxa"/>
          </w:tcPr>
          <w:p w:rsidR="00A35586" w:rsidRDefault="00A35586" w:rsidP="00AA4112">
            <w:pPr>
              <w:jc w:val="center"/>
            </w:pPr>
            <w:r>
              <w:t>16/01/2020</w:t>
            </w:r>
          </w:p>
        </w:tc>
        <w:tc>
          <w:tcPr>
            <w:tcW w:w="2444" w:type="dxa"/>
          </w:tcPr>
          <w:p w:rsidR="00A35586" w:rsidRDefault="008137BA" w:rsidP="00AA4112">
            <w:pPr>
              <w:jc w:val="center"/>
            </w:pPr>
            <w:r>
              <w:t>6 doing</w:t>
            </w:r>
          </w:p>
        </w:tc>
        <w:tc>
          <w:tcPr>
            <w:tcW w:w="3300" w:type="dxa"/>
          </w:tcPr>
          <w:p w:rsidR="00A35586" w:rsidRDefault="008137BA" w:rsidP="00AA4112">
            <w:pPr>
              <w:jc w:val="center"/>
            </w:pPr>
            <w:r>
              <w:t>Miglioramento API + Laravel + modifiche Deliverable</w:t>
            </w:r>
          </w:p>
        </w:tc>
        <w:tc>
          <w:tcPr>
            <w:tcW w:w="1590" w:type="dxa"/>
          </w:tcPr>
          <w:p w:rsidR="00A35586" w:rsidRDefault="00A35586" w:rsidP="00AA4112">
            <w:pPr>
              <w:jc w:val="center"/>
            </w:pPr>
            <w:r>
              <w:t>3</w:t>
            </w:r>
          </w:p>
        </w:tc>
      </w:tr>
      <w:tr w:rsidR="00A35586" w:rsidTr="00A35586">
        <w:tc>
          <w:tcPr>
            <w:tcW w:w="2444" w:type="dxa"/>
          </w:tcPr>
          <w:p w:rsidR="00A35586" w:rsidRDefault="00A35586" w:rsidP="00AA4112">
            <w:pPr>
              <w:jc w:val="center"/>
            </w:pPr>
            <w:r>
              <w:t>17/01/2020</w:t>
            </w:r>
          </w:p>
        </w:tc>
        <w:tc>
          <w:tcPr>
            <w:tcW w:w="2444" w:type="dxa"/>
          </w:tcPr>
          <w:p w:rsidR="00A35586" w:rsidRDefault="00A21220" w:rsidP="00AA4112">
            <w:pPr>
              <w:jc w:val="center"/>
            </w:pPr>
            <w:r>
              <w:t>2 learning + 1</w:t>
            </w:r>
            <w:r w:rsidR="008137BA">
              <w:t xml:space="preserve"> doing</w:t>
            </w:r>
          </w:p>
        </w:tc>
        <w:tc>
          <w:tcPr>
            <w:tcW w:w="3300" w:type="dxa"/>
          </w:tcPr>
          <w:p w:rsidR="00A35586" w:rsidRPr="009E1EDC" w:rsidRDefault="008137BA" w:rsidP="00AA4112">
            <w:pPr>
              <w:jc w:val="center"/>
            </w:pPr>
            <w:r>
              <w:t>Laravel + Completamento Deliverable</w:t>
            </w:r>
          </w:p>
        </w:tc>
        <w:tc>
          <w:tcPr>
            <w:tcW w:w="1590" w:type="dxa"/>
          </w:tcPr>
          <w:p w:rsidR="00A35586" w:rsidRDefault="00A35586" w:rsidP="00AA4112">
            <w:pPr>
              <w:jc w:val="center"/>
            </w:pPr>
            <w:r>
              <w:t>3</w:t>
            </w:r>
          </w:p>
        </w:tc>
      </w:tr>
    </w:tbl>
    <w:p w:rsidR="00896B61" w:rsidRDefault="00896B61" w:rsidP="00896B61"/>
    <w:p w:rsidR="00896B61" w:rsidRDefault="0075284E" w:rsidP="00896B61">
      <w:r>
        <w:t xml:space="preserve">Learning: </w:t>
      </w:r>
      <w:r w:rsidR="00A21220">
        <w:t>15</w:t>
      </w:r>
      <w:r w:rsidR="000D3397">
        <w:t xml:space="preserve"> ore</w:t>
      </w:r>
    </w:p>
    <w:p w:rsidR="0075284E" w:rsidRDefault="0075284E" w:rsidP="00896B61">
      <w:r>
        <w:t>Doing:</w:t>
      </w:r>
      <w:r w:rsidR="00131474">
        <w:t xml:space="preserve"> </w:t>
      </w:r>
      <w:r w:rsidR="00A21220">
        <w:t>30</w:t>
      </w:r>
      <w:r w:rsidR="000D3397">
        <w:t xml:space="preserve"> ore</w:t>
      </w:r>
    </w:p>
    <w:p w:rsidR="0075284E" w:rsidRPr="004F4A81" w:rsidRDefault="0075284E" w:rsidP="00896B61">
      <w:pPr>
        <w:rPr>
          <w:rFonts w:asciiTheme="minorHAnsi" w:hAnsiTheme="minorHAnsi" w:cstheme="minorHAnsi"/>
        </w:rPr>
      </w:pPr>
      <w:r>
        <w:t xml:space="preserve">Ore Totali: </w:t>
      </w:r>
      <w:r w:rsidR="00A21220">
        <w:t>45</w:t>
      </w:r>
      <w:r>
        <w:t>(x3)</w:t>
      </w:r>
      <w:r w:rsidR="004F4A81">
        <w:t xml:space="preserve"> </w:t>
      </w:r>
      <w:r w:rsidR="001C663A">
        <w:rPr>
          <w:rFonts w:asciiTheme="minorHAnsi" w:hAnsiTheme="minorHAnsi" w:cstheme="minorHAnsi"/>
        </w:rPr>
        <w:t xml:space="preserve">-&gt; </w:t>
      </w:r>
      <w:r w:rsidR="00A21220" w:rsidRPr="00A21220">
        <w:t>135</w:t>
      </w:r>
      <w:r w:rsidR="004F4A81" w:rsidRPr="00A21220">
        <w:t xml:space="preserve"> ore</w:t>
      </w:r>
    </w:p>
    <w:p w:rsidR="00896B61" w:rsidRDefault="00896B61" w:rsidP="00896B61"/>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5E5FEC" w:rsidRDefault="005E5FEC" w:rsidP="005E5FEC"/>
    <w:p w:rsidR="005E5FEC" w:rsidRPr="005E5FEC" w:rsidRDefault="005E5FEC" w:rsidP="005E5FEC"/>
    <w:p w:rsidR="000758CF" w:rsidRPr="000758CF" w:rsidRDefault="000758CF" w:rsidP="000758CF"/>
    <w:p w:rsidR="00C86607" w:rsidRDefault="00896B61" w:rsidP="00546023">
      <w:pPr>
        <w:pStyle w:val="Titolo"/>
      </w:pPr>
      <w:r w:rsidRPr="001A1571">
        <w:rPr>
          <w:noProof/>
        </w:rPr>
        <w:t xml:space="preserve">Appendix. </w:t>
      </w:r>
      <w:r>
        <w:rPr>
          <w:noProof/>
        </w:rPr>
        <w:t>Prototype</w:t>
      </w:r>
    </w:p>
    <w:p w:rsidR="00896B61" w:rsidRDefault="00C86607" w:rsidP="00C86607">
      <w:pPr>
        <w:rPr>
          <w:rFonts w:ascii="Arial" w:hAnsi="Arial" w:cs="Arial"/>
        </w:rPr>
      </w:pPr>
      <w:r w:rsidRPr="00C86607">
        <w:rPr>
          <w:rFonts w:ascii="Arial" w:hAnsi="Arial" w:cs="Arial"/>
        </w:rPr>
        <w:t>Link alla Collection su PostMan</w:t>
      </w:r>
    </w:p>
    <w:p w:rsidR="00C86607" w:rsidRPr="00C86607" w:rsidRDefault="00C86607" w:rsidP="00C86607">
      <w:pPr>
        <w:rPr>
          <w:rFonts w:ascii="Arial" w:hAnsi="Arial" w:cs="Arial"/>
        </w:rPr>
      </w:pPr>
    </w:p>
    <w:p w:rsidR="00C86607" w:rsidRDefault="000C3C9F" w:rsidP="00C86607">
      <w:pPr>
        <w:rPr>
          <w:rFonts w:ascii="Arial" w:hAnsi="Arial" w:cs="Arial"/>
        </w:rPr>
      </w:pPr>
      <w:hyperlink r:id="rId30" w:history="1">
        <w:r w:rsidR="00C86607" w:rsidRPr="003545E9">
          <w:rPr>
            <w:rStyle w:val="Collegamentoipertestuale"/>
            <w:rFonts w:ascii="Arial" w:hAnsi="Arial" w:cs="Arial"/>
          </w:rPr>
          <w:t>https://documenter.getpostman.com/view/9813985/SWLYAVnT</w:t>
        </w:r>
      </w:hyperlink>
    </w:p>
    <w:p w:rsidR="00C86607" w:rsidRDefault="00C86607" w:rsidP="00C86607">
      <w:pPr>
        <w:rPr>
          <w:rFonts w:ascii="Arial" w:hAnsi="Arial" w:cs="Arial"/>
        </w:rPr>
      </w:pPr>
    </w:p>
    <w:p w:rsidR="004114E2" w:rsidRDefault="004114E2" w:rsidP="004114E2">
      <w:pPr>
        <w:pStyle w:val="Paragrafoelenco"/>
        <w:numPr>
          <w:ilvl w:val="0"/>
          <w:numId w:val="17"/>
        </w:numPr>
        <w:rPr>
          <w:rFonts w:ascii="Arial" w:hAnsi="Arial" w:cs="Arial"/>
          <w:b/>
          <w:sz w:val="32"/>
        </w:rPr>
      </w:pPr>
      <w:r w:rsidRPr="004114E2">
        <w:rPr>
          <w:rFonts w:ascii="Arial" w:hAnsi="Arial" w:cs="Arial"/>
          <w:b/>
          <w:sz w:val="32"/>
        </w:rPr>
        <w:t>Descrizione endpoint</w:t>
      </w:r>
    </w:p>
    <w:p w:rsidR="00EB1F60" w:rsidRPr="00EB1F60" w:rsidRDefault="00EB1F60" w:rsidP="00EB1F60">
      <w:pPr>
        <w:pStyle w:val="Paragrafoelenco"/>
        <w:rPr>
          <w:rFonts w:ascii="Arial" w:hAnsi="Arial" w:cs="Arial"/>
          <w:b/>
          <w:sz w:val="10"/>
        </w:rPr>
      </w:pPr>
    </w:p>
    <w:p w:rsidR="004114E2" w:rsidRDefault="004114E2" w:rsidP="004114E2">
      <w:pPr>
        <w:pStyle w:val="Paragrafoelenco"/>
        <w:rPr>
          <w:rFonts w:ascii="Arial" w:hAnsi="Arial" w:cs="Arial"/>
          <w:i/>
        </w:rPr>
      </w:pPr>
      <w:r w:rsidRPr="004114E2">
        <w:rPr>
          <w:rFonts w:ascii="Arial" w:hAnsi="Arial" w:cs="Arial"/>
          <w:i/>
        </w:rPr>
        <w:t>Gli endpoint principali del nostro sistema sono:</w:t>
      </w:r>
    </w:p>
    <w:p w:rsidR="00EB1F60" w:rsidRPr="00EB1F60" w:rsidRDefault="00EB1F60" w:rsidP="004114E2">
      <w:pPr>
        <w:pStyle w:val="Paragrafoelenco"/>
        <w:rPr>
          <w:rFonts w:ascii="Arial" w:hAnsi="Arial" w:cs="Arial"/>
          <w:i/>
          <w:sz w:val="10"/>
        </w:rPr>
      </w:pPr>
    </w:p>
    <w:p w:rsidR="004114E2" w:rsidRDefault="004114E2" w:rsidP="004114E2">
      <w:pPr>
        <w:pStyle w:val="Paragrafoelenco"/>
        <w:rPr>
          <w:rFonts w:ascii="Arial" w:hAnsi="Arial" w:cs="Arial"/>
        </w:rPr>
      </w:pPr>
      <w:r w:rsidRPr="00EB1F60">
        <w:rPr>
          <w:rFonts w:asciiTheme="minorHAnsi" w:hAnsiTheme="minorHAnsi" w:cstheme="minorHAnsi"/>
          <w:b/>
        </w:rPr>
        <w:t>/utenti/</w:t>
      </w:r>
      <w:r w:rsidRPr="004114E2">
        <w:rPr>
          <w:rFonts w:ascii="Arial" w:hAnsi="Arial" w:cs="Arial"/>
        </w:rPr>
        <w:t xml:space="preserve"> : verrà utilizzato per l’utente generico non logato</w:t>
      </w:r>
    </w:p>
    <w:p w:rsidR="004114E2" w:rsidRDefault="004114E2" w:rsidP="004114E2">
      <w:pPr>
        <w:pStyle w:val="Paragrafoelenco"/>
        <w:rPr>
          <w:rFonts w:ascii="Arial" w:hAnsi="Arial" w:cs="Arial"/>
        </w:rPr>
      </w:pPr>
      <w:r w:rsidRPr="00EB1F60">
        <w:rPr>
          <w:rFonts w:asciiTheme="minorHAnsi" w:hAnsiTheme="minorHAnsi" w:cstheme="minorHAnsi"/>
          <w:b/>
        </w:rPr>
        <w:t>/utenti/orari/</w:t>
      </w:r>
      <w:r w:rsidR="00EB1F60">
        <w:rPr>
          <w:rFonts w:ascii="Arial" w:hAnsi="Arial" w:cs="Arial"/>
        </w:rPr>
        <w:t xml:space="preserve"> : </w:t>
      </w:r>
      <w:r w:rsidRPr="004114E2">
        <w:rPr>
          <w:rFonts w:ascii="Arial" w:hAnsi="Arial" w:cs="Arial"/>
        </w:rPr>
        <w:t>l’utente generico potrà selezionare un certo orario in base al corso di laurea, anno e semestre selezionati</w:t>
      </w:r>
    </w:p>
    <w:p w:rsidR="004114E2" w:rsidRDefault="004114E2" w:rsidP="004114E2">
      <w:pPr>
        <w:pStyle w:val="Paragrafoelenco"/>
        <w:rPr>
          <w:rFonts w:ascii="Arial" w:hAnsi="Arial" w:cs="Arial"/>
        </w:rPr>
      </w:pPr>
      <w:r w:rsidRPr="00EB1F60">
        <w:rPr>
          <w:rFonts w:asciiTheme="minorHAnsi" w:hAnsiTheme="minorHAnsi" w:cstheme="minorHAnsi"/>
          <w:b/>
        </w:rPr>
        <w:t>/utenti/login/</w:t>
      </w:r>
      <w:r w:rsidRPr="004114E2">
        <w:rPr>
          <w:rFonts w:ascii="Arial" w:hAnsi="Arial" w:cs="Arial"/>
        </w:rPr>
        <w:t xml:space="preserve"> : </w:t>
      </w:r>
      <w:r w:rsidR="00EB1F60">
        <w:rPr>
          <w:rFonts w:ascii="Arial" w:hAnsi="Arial" w:cs="Arial"/>
        </w:rPr>
        <w:t>sezione dove</w:t>
      </w:r>
      <w:r w:rsidRPr="004114E2">
        <w:rPr>
          <w:rFonts w:ascii="Arial" w:hAnsi="Arial" w:cs="Arial"/>
        </w:rPr>
        <w:t xml:space="preserve"> un utente si potrà autenticare</w:t>
      </w:r>
    </w:p>
    <w:p w:rsidR="004114E2" w:rsidRDefault="004114E2" w:rsidP="004114E2">
      <w:pPr>
        <w:pStyle w:val="Paragrafoelenco"/>
        <w:rPr>
          <w:ins w:id="258" w:author="HP" w:date="2020-01-16T11:12:00Z"/>
          <w:rFonts w:ascii="Arial" w:hAnsi="Arial" w:cs="Arial"/>
        </w:rPr>
      </w:pPr>
      <w:r w:rsidRPr="00EB1F60">
        <w:rPr>
          <w:rFonts w:asciiTheme="minorHAnsi" w:hAnsiTheme="minorHAnsi" w:cstheme="minorHAnsi"/>
          <w:b/>
        </w:rPr>
        <w:t>/amministratori/</w:t>
      </w:r>
      <w:r w:rsidR="00EB1F60">
        <w:rPr>
          <w:rFonts w:ascii="Arial" w:hAnsi="Arial" w:cs="Arial"/>
        </w:rPr>
        <w:t xml:space="preserve"> : </w:t>
      </w:r>
      <w:r w:rsidRPr="004114E2">
        <w:rPr>
          <w:rFonts w:ascii="Arial" w:hAnsi="Arial" w:cs="Arial"/>
        </w:rPr>
        <w:t>sezione per gli amministratori accessibil</w:t>
      </w:r>
      <w:r w:rsidR="00EB1F60">
        <w:rPr>
          <w:rFonts w:ascii="Arial" w:hAnsi="Arial" w:cs="Arial"/>
        </w:rPr>
        <w:t>e solo dopo l’autenticazione. L</w:t>
      </w:r>
      <w:r w:rsidRPr="004114E2">
        <w:rPr>
          <w:rFonts w:ascii="Arial" w:hAnsi="Arial" w:cs="Arial"/>
        </w:rPr>
        <w:t xml:space="preserve">’amministratore </w:t>
      </w:r>
      <w:r w:rsidR="00EB1F60">
        <w:rPr>
          <w:rFonts w:ascii="Arial" w:hAnsi="Arial" w:cs="Arial"/>
        </w:rPr>
        <w:t>potrà selezionare</w:t>
      </w:r>
      <w:r w:rsidRPr="004114E2">
        <w:rPr>
          <w:rFonts w:ascii="Arial" w:hAnsi="Arial" w:cs="Arial"/>
        </w:rPr>
        <w:t xml:space="preserve"> una lezione e la </w:t>
      </w:r>
      <w:r w:rsidR="00EB1F60">
        <w:rPr>
          <w:rFonts w:ascii="Arial" w:hAnsi="Arial" w:cs="Arial"/>
        </w:rPr>
        <w:t>variazione da apportare a quest’ultima</w:t>
      </w:r>
    </w:p>
    <w:p w:rsidR="003B46ED" w:rsidRPr="003B46ED" w:rsidRDefault="003B46ED" w:rsidP="004114E2">
      <w:pPr>
        <w:pStyle w:val="Paragrafoelenco"/>
        <w:rPr>
          <w:ins w:id="259" w:author="HP" w:date="2020-01-16T11:12:00Z"/>
          <w:rFonts w:ascii="Arial" w:hAnsi="Arial" w:cs="Arial"/>
        </w:rPr>
      </w:pPr>
      <w:ins w:id="260" w:author="HP" w:date="2020-01-16T11:12:00Z">
        <w:r w:rsidRPr="003B46ED">
          <w:rPr>
            <w:rFonts w:asciiTheme="minorHAnsi" w:hAnsiTheme="minorHAnsi" w:cstheme="minorHAnsi"/>
            <w:b/>
          </w:rPr>
          <w:t>/amministratori/lezioni</w:t>
        </w:r>
      </w:ins>
      <w:ins w:id="261" w:author="HP" w:date="2020-01-16T11:15:00Z">
        <w:r>
          <w:rPr>
            <w:rFonts w:asciiTheme="minorHAnsi" w:hAnsiTheme="minorHAnsi" w:cstheme="minorHAnsi"/>
          </w:rPr>
          <w:t xml:space="preserve"> </w:t>
        </w:r>
        <w:r>
          <w:rPr>
            <w:rFonts w:ascii="Arial" w:hAnsi="Arial" w:cs="Arial"/>
          </w:rPr>
          <w:t>:</w:t>
        </w:r>
      </w:ins>
      <w:ins w:id="262" w:author="HP" w:date="2020-01-16T11:16:00Z">
        <w:r>
          <w:rPr>
            <w:rFonts w:ascii="Arial" w:hAnsi="Arial" w:cs="Arial"/>
          </w:rPr>
          <w:t xml:space="preserve"> </w:t>
        </w:r>
        <w:r w:rsidRPr="003B46ED">
          <w:rPr>
            <w:rFonts w:ascii="Arial" w:hAnsi="Arial" w:cs="Arial"/>
          </w:rPr>
          <w:t>sezione degli amministratori per la ricerca e la stampa delle lezioni</w:t>
        </w:r>
      </w:ins>
    </w:p>
    <w:p w:rsidR="003B46ED" w:rsidRPr="003B46ED" w:rsidRDefault="003B46ED" w:rsidP="004114E2">
      <w:pPr>
        <w:pStyle w:val="Paragrafoelenco"/>
        <w:rPr>
          <w:ins w:id="263" w:author="HP" w:date="2020-01-16T11:13:00Z"/>
          <w:rFonts w:ascii="Arial" w:hAnsi="Arial" w:cs="Arial"/>
        </w:rPr>
      </w:pPr>
      <w:ins w:id="264" w:author="HP" w:date="2020-01-16T11:13:00Z">
        <w:r w:rsidRPr="003B46ED">
          <w:rPr>
            <w:rFonts w:asciiTheme="minorHAnsi" w:hAnsiTheme="minorHAnsi" w:cstheme="minorHAnsi"/>
            <w:b/>
          </w:rPr>
          <w:t>/amministratori/lezioni/add</w:t>
        </w:r>
      </w:ins>
      <w:ins w:id="265" w:author="HP" w:date="2020-01-16T11:16:00Z">
        <w:r>
          <w:rPr>
            <w:rFonts w:asciiTheme="minorHAnsi" w:hAnsiTheme="minorHAnsi" w:cstheme="minorHAnsi"/>
          </w:rPr>
          <w:t xml:space="preserve"> </w:t>
        </w:r>
        <w:r>
          <w:rPr>
            <w:rFonts w:ascii="Arial" w:hAnsi="Arial" w:cs="Arial"/>
          </w:rPr>
          <w:t xml:space="preserve">: </w:t>
        </w:r>
        <w:r w:rsidRPr="003B46ED">
          <w:rPr>
            <w:rFonts w:ascii="Arial" w:hAnsi="Arial" w:cs="Arial"/>
          </w:rPr>
          <w:t>sezione degli amministratori per la aggiunta delle lezioni</w:t>
        </w:r>
      </w:ins>
    </w:p>
    <w:p w:rsidR="003B46ED" w:rsidRPr="003B46ED" w:rsidRDefault="003B46ED" w:rsidP="003B46ED">
      <w:pPr>
        <w:pStyle w:val="Paragrafoelenco"/>
        <w:rPr>
          <w:rFonts w:ascii="Arial" w:hAnsi="Arial" w:cs="Arial"/>
        </w:rPr>
      </w:pPr>
      <w:ins w:id="266" w:author="HP" w:date="2020-01-16T11:13:00Z">
        <w:r w:rsidRPr="003B46ED">
          <w:rPr>
            <w:rFonts w:asciiTheme="minorHAnsi" w:hAnsiTheme="minorHAnsi" w:cstheme="minorHAnsi"/>
            <w:b/>
          </w:rPr>
          <w:t>/amministratori/lezioni/var</w:t>
        </w:r>
      </w:ins>
      <w:ins w:id="267" w:author="HP" w:date="2020-01-16T11:16:00Z">
        <w:r>
          <w:rPr>
            <w:rFonts w:asciiTheme="minorHAnsi" w:hAnsiTheme="minorHAnsi" w:cstheme="minorHAnsi"/>
          </w:rPr>
          <w:t xml:space="preserve"> </w:t>
        </w:r>
        <w:r>
          <w:rPr>
            <w:rFonts w:ascii="Arial" w:hAnsi="Arial" w:cs="Arial"/>
          </w:rPr>
          <w:t xml:space="preserve">: </w:t>
        </w:r>
        <w:r w:rsidRPr="003B46ED">
          <w:rPr>
            <w:rFonts w:ascii="Arial" w:hAnsi="Arial" w:cs="Arial"/>
          </w:rPr>
          <w:t>sezione degli amministratori per la variazione delle lezioni</w:t>
        </w:r>
      </w:ins>
    </w:p>
    <w:p w:rsidR="004114E2" w:rsidRDefault="004114E2" w:rsidP="004114E2">
      <w:pPr>
        <w:pStyle w:val="Paragrafoelenco"/>
        <w:rPr>
          <w:rFonts w:ascii="Arial" w:hAnsi="Arial" w:cs="Arial"/>
        </w:rPr>
      </w:pPr>
      <w:r w:rsidRPr="00EB1F60">
        <w:rPr>
          <w:rFonts w:asciiTheme="minorHAnsi" w:hAnsiTheme="minorHAnsi" w:cstheme="minorHAnsi"/>
          <w:b/>
        </w:rPr>
        <w:t>/studenti/</w:t>
      </w:r>
      <w:r w:rsidR="00EB1F60">
        <w:rPr>
          <w:rFonts w:ascii="Arial" w:hAnsi="Arial" w:cs="Arial"/>
        </w:rPr>
        <w:t xml:space="preserve"> : </w:t>
      </w:r>
      <w:r w:rsidRPr="004114E2">
        <w:rPr>
          <w:rFonts w:ascii="Arial" w:hAnsi="Arial" w:cs="Arial"/>
        </w:rPr>
        <w:t>sezione per gli studenti accessibile solo dopo l’autenticazione</w:t>
      </w:r>
    </w:p>
    <w:p w:rsidR="004114E2" w:rsidRDefault="004114E2" w:rsidP="004114E2">
      <w:pPr>
        <w:pStyle w:val="Paragrafoelenco"/>
        <w:rPr>
          <w:ins w:id="268" w:author="HP" w:date="2020-01-16T11:14:00Z"/>
          <w:rFonts w:ascii="Arial" w:hAnsi="Arial" w:cs="Arial"/>
        </w:rPr>
      </w:pPr>
      <w:r w:rsidRPr="00EB1F60">
        <w:rPr>
          <w:rFonts w:asciiTheme="minorHAnsi" w:hAnsiTheme="minorHAnsi" w:cstheme="minorHAnsi"/>
          <w:b/>
        </w:rPr>
        <w:t>/studenti/calendari/</w:t>
      </w:r>
      <w:r w:rsidR="00EB1F60">
        <w:rPr>
          <w:rFonts w:ascii="Arial" w:hAnsi="Arial" w:cs="Arial"/>
        </w:rPr>
        <w:t xml:space="preserve"> : </w:t>
      </w:r>
      <w:r w:rsidRPr="004114E2">
        <w:rPr>
          <w:rFonts w:ascii="Arial" w:hAnsi="Arial" w:cs="Arial"/>
        </w:rPr>
        <w:t>sezione dove uno studente può visualizzare l’orario personale</w:t>
      </w:r>
    </w:p>
    <w:p w:rsidR="003B46ED" w:rsidRPr="003B46ED" w:rsidRDefault="003B46ED" w:rsidP="004114E2">
      <w:pPr>
        <w:pStyle w:val="Paragrafoelenco"/>
        <w:rPr>
          <w:ins w:id="269" w:author="HP" w:date="2020-01-16T11:14:00Z"/>
          <w:rFonts w:ascii="Arial" w:hAnsi="Arial" w:cs="Arial"/>
        </w:rPr>
      </w:pPr>
      <w:ins w:id="270" w:author="HP" w:date="2020-01-16T11:14:00Z">
        <w:r>
          <w:rPr>
            <w:rFonts w:asciiTheme="minorHAnsi" w:hAnsiTheme="minorHAnsi" w:cstheme="minorHAnsi"/>
            <w:b/>
          </w:rPr>
          <w:t>/studenti/eventi/add</w:t>
        </w:r>
      </w:ins>
      <w:ins w:id="271" w:author="HP" w:date="2020-01-16T11:16:00Z">
        <w:r>
          <w:rPr>
            <w:rFonts w:asciiTheme="minorHAnsi" w:hAnsiTheme="minorHAnsi" w:cstheme="minorHAnsi"/>
            <w:b/>
          </w:rPr>
          <w:t xml:space="preserve"> </w:t>
        </w:r>
      </w:ins>
      <w:ins w:id="272" w:author="HP" w:date="2020-01-16T11:17:00Z">
        <w:r>
          <w:rPr>
            <w:rFonts w:ascii="Arial" w:hAnsi="Arial" w:cs="Arial"/>
          </w:rPr>
          <w:t>:</w:t>
        </w:r>
      </w:ins>
      <w:ins w:id="273" w:author="HP" w:date="2020-01-16T11:16:00Z">
        <w:r>
          <w:rPr>
            <w:rFonts w:ascii="Arial" w:hAnsi="Arial" w:cs="Arial"/>
          </w:rPr>
          <w:t xml:space="preserve"> </w:t>
        </w:r>
      </w:ins>
      <w:ins w:id="274" w:author="HP" w:date="2020-01-16T11:17:00Z">
        <w:r w:rsidRPr="003B46ED">
          <w:rPr>
            <w:rFonts w:ascii="Arial" w:hAnsi="Arial" w:cs="Arial"/>
          </w:rPr>
          <w:t>sezione degli studenti per l’aggiunta di eventi</w:t>
        </w:r>
      </w:ins>
    </w:p>
    <w:p w:rsidR="003B46ED" w:rsidRPr="003B46ED" w:rsidRDefault="003B46ED" w:rsidP="004114E2">
      <w:pPr>
        <w:pStyle w:val="Paragrafoelenco"/>
        <w:rPr>
          <w:ins w:id="275" w:author="HP" w:date="2020-01-16T11:14:00Z"/>
          <w:rFonts w:ascii="Arial" w:hAnsi="Arial" w:cs="Arial"/>
        </w:rPr>
      </w:pPr>
      <w:ins w:id="276" w:author="HP" w:date="2020-01-16T11:14:00Z">
        <w:r>
          <w:rPr>
            <w:rFonts w:ascii="Arial" w:hAnsi="Arial" w:cs="Arial"/>
          </w:rPr>
          <w:t>/</w:t>
        </w:r>
        <w:r w:rsidRPr="003B46ED">
          <w:rPr>
            <w:rFonts w:asciiTheme="minorHAnsi" w:hAnsiTheme="minorHAnsi" w:cstheme="minorHAnsi"/>
            <w:b/>
          </w:rPr>
          <w:t>studenti/eventi/var</w:t>
        </w:r>
      </w:ins>
      <w:ins w:id="277" w:author="HP" w:date="2020-01-16T11:17:00Z">
        <w:r>
          <w:rPr>
            <w:rFonts w:asciiTheme="minorHAnsi" w:hAnsiTheme="minorHAnsi" w:cstheme="minorHAnsi"/>
          </w:rPr>
          <w:t xml:space="preserve"> </w:t>
        </w:r>
        <w:r>
          <w:rPr>
            <w:rFonts w:ascii="Arial" w:hAnsi="Arial" w:cs="Arial"/>
          </w:rPr>
          <w:t xml:space="preserve">: </w:t>
        </w:r>
        <w:r w:rsidRPr="003B46ED">
          <w:rPr>
            <w:rFonts w:ascii="Arial" w:hAnsi="Arial" w:cs="Arial"/>
          </w:rPr>
          <w:t>sezione degli studenti per la variazione di eventi</w:t>
        </w:r>
      </w:ins>
    </w:p>
    <w:p w:rsidR="003B46ED" w:rsidRPr="003B46ED" w:rsidRDefault="003B46ED" w:rsidP="003B46ED">
      <w:pPr>
        <w:pStyle w:val="Paragrafoelenco"/>
        <w:rPr>
          <w:rFonts w:ascii="Arial" w:hAnsi="Arial" w:cs="Arial"/>
        </w:rPr>
      </w:pPr>
      <w:ins w:id="278" w:author="HP" w:date="2020-01-16T11:15:00Z">
        <w:r w:rsidRPr="003B46ED">
          <w:rPr>
            <w:rFonts w:asciiTheme="minorHAnsi" w:hAnsiTheme="minorHAnsi" w:cstheme="minorHAnsi"/>
            <w:b/>
          </w:rPr>
          <w:t>/studenti/eventi/delete</w:t>
        </w:r>
      </w:ins>
      <w:ins w:id="279" w:author="HP" w:date="2020-01-16T11:17:00Z">
        <w:r>
          <w:rPr>
            <w:rFonts w:asciiTheme="minorHAnsi" w:hAnsiTheme="minorHAnsi" w:cstheme="minorHAnsi"/>
          </w:rPr>
          <w:t xml:space="preserve"> </w:t>
        </w:r>
        <w:r>
          <w:rPr>
            <w:rFonts w:ascii="Arial" w:hAnsi="Arial" w:cs="Arial"/>
          </w:rPr>
          <w:t>:</w:t>
        </w:r>
        <w:r w:rsidRPr="003B46ED">
          <w:t xml:space="preserve"> </w:t>
        </w:r>
        <w:r w:rsidRPr="003B46ED">
          <w:rPr>
            <w:rFonts w:ascii="Arial" w:hAnsi="Arial" w:cs="Arial"/>
          </w:rPr>
          <w:t>sezione degli studenti per la cancellazione di eventi</w:t>
        </w:r>
      </w:ins>
    </w:p>
    <w:p w:rsidR="004114E2" w:rsidRDefault="004114E2" w:rsidP="004114E2">
      <w:pPr>
        <w:pStyle w:val="Paragrafoelenco"/>
        <w:rPr>
          <w:rFonts w:ascii="Arial" w:hAnsi="Arial" w:cs="Arial"/>
        </w:rPr>
      </w:pPr>
      <w:r w:rsidRPr="00EB1F60">
        <w:rPr>
          <w:rFonts w:asciiTheme="minorHAnsi" w:hAnsiTheme="minorHAnsi" w:cstheme="minorHAnsi"/>
          <w:b/>
        </w:rPr>
        <w:t>/studenti/corsi/</w:t>
      </w:r>
      <w:r w:rsidR="00EB1F60">
        <w:rPr>
          <w:rFonts w:ascii="Arial" w:hAnsi="Arial" w:cs="Arial"/>
        </w:rPr>
        <w:t xml:space="preserve"> : </w:t>
      </w:r>
      <w:r w:rsidRPr="004114E2">
        <w:rPr>
          <w:rFonts w:ascii="Arial" w:hAnsi="Arial" w:cs="Arial"/>
        </w:rPr>
        <w:t>sezione dove uno studente seleziona i corsi da seguire per la creazione dell’orario personale</w:t>
      </w:r>
    </w:p>
    <w:p w:rsidR="00491889" w:rsidRDefault="004114E2" w:rsidP="00491889">
      <w:pPr>
        <w:pStyle w:val="Paragrafoelenco"/>
        <w:rPr>
          <w:rFonts w:ascii="Arial" w:hAnsi="Arial" w:cs="Arial"/>
        </w:rPr>
      </w:pPr>
      <w:r w:rsidRPr="00EB1F60">
        <w:rPr>
          <w:rFonts w:asciiTheme="minorHAnsi" w:hAnsiTheme="minorHAnsi" w:cstheme="minorHAnsi"/>
          <w:b/>
        </w:rPr>
        <w:t>/studenti/docenti/</w:t>
      </w:r>
      <w:r w:rsidRPr="004114E2">
        <w:rPr>
          <w:rFonts w:ascii="Arial" w:hAnsi="Arial" w:cs="Arial"/>
        </w:rPr>
        <w:t xml:space="preserve"> </w:t>
      </w:r>
      <w:r w:rsidR="00EB1F60">
        <w:rPr>
          <w:rFonts w:ascii="Arial" w:hAnsi="Arial" w:cs="Arial"/>
        </w:rPr>
        <w:t xml:space="preserve">: </w:t>
      </w:r>
      <w:r w:rsidRPr="004114E2">
        <w:rPr>
          <w:rFonts w:ascii="Arial" w:hAnsi="Arial" w:cs="Arial"/>
        </w:rPr>
        <w:t xml:space="preserve">sezione dove uno studente può visualizzare la lista di docenti dei corsi </w:t>
      </w:r>
      <w:r w:rsidR="00EB1F60">
        <w:rPr>
          <w:rFonts w:ascii="Arial" w:hAnsi="Arial" w:cs="Arial"/>
        </w:rPr>
        <w:t>seguiti</w:t>
      </w:r>
    </w:p>
    <w:p w:rsidR="00491889" w:rsidRPr="00970602" w:rsidRDefault="00491889" w:rsidP="00970602">
      <w:pPr>
        <w:rPr>
          <w:rFonts w:ascii="Arial" w:hAnsi="Arial" w:cs="Arial"/>
        </w:rPr>
      </w:pPr>
    </w:p>
    <w:p w:rsidR="00491889" w:rsidRDefault="00491889" w:rsidP="00491889">
      <w:pPr>
        <w:pStyle w:val="Paragrafoelenco"/>
        <w:rPr>
          <w:rFonts w:ascii="Arial" w:hAnsi="Arial" w:cs="Arial"/>
        </w:rPr>
      </w:pPr>
    </w:p>
    <w:p w:rsidR="00491889" w:rsidRPr="005E7758" w:rsidRDefault="00491889" w:rsidP="005E7758">
      <w:pPr>
        <w:pStyle w:val="Paragrafoelenco"/>
        <w:rPr>
          <w:rFonts w:ascii="Arial" w:hAnsi="Arial" w:cs="Arial"/>
          <w:b/>
          <w:sz w:val="28"/>
        </w:rPr>
      </w:pPr>
      <w:r w:rsidRPr="00473BC0">
        <w:rPr>
          <w:rFonts w:ascii="Arial" w:hAnsi="Arial" w:cs="Arial"/>
          <w:b/>
          <w:sz w:val="28"/>
        </w:rPr>
        <w:t xml:space="preserve">*Gli endpoint della componenete di routing Laravel sono contenute nella cartella </w:t>
      </w:r>
      <w:r w:rsidR="00473BC0" w:rsidRPr="00473BC0">
        <w:rPr>
          <w:rFonts w:ascii="Arial" w:hAnsi="Arial" w:cs="Arial"/>
          <w:b/>
          <w:sz w:val="28"/>
        </w:rPr>
        <w:t>Progetto</w:t>
      </w:r>
      <w:r w:rsidR="00970602">
        <w:rPr>
          <w:rFonts w:ascii="Arial" w:hAnsi="Arial" w:cs="Arial"/>
          <w:b/>
          <w:sz w:val="28"/>
        </w:rPr>
        <w:t xml:space="preserve"> presente </w:t>
      </w:r>
      <w:r w:rsidR="005E7758">
        <w:rPr>
          <w:rFonts w:ascii="Arial" w:hAnsi="Arial" w:cs="Arial"/>
          <w:b/>
          <w:sz w:val="28"/>
        </w:rPr>
        <w:t>nella Root di GitHub.</w:t>
      </w:r>
      <w:r w:rsidR="005E7758">
        <w:rPr>
          <w:rFonts w:ascii="Arial" w:hAnsi="Arial" w:cs="Arial"/>
          <w:b/>
          <w:sz w:val="28"/>
        </w:rPr>
        <w:br/>
      </w:r>
      <w:r w:rsidR="00970602" w:rsidRPr="005E7758">
        <w:rPr>
          <w:rFonts w:ascii="Arial" w:hAnsi="Arial" w:cs="Arial"/>
          <w:b/>
          <w:sz w:val="28"/>
        </w:rPr>
        <w:t>P</w:t>
      </w:r>
      <w:r w:rsidR="00473BC0" w:rsidRPr="005E7758">
        <w:rPr>
          <w:rFonts w:ascii="Arial" w:hAnsi="Arial" w:cs="Arial"/>
          <w:b/>
          <w:sz w:val="28"/>
        </w:rPr>
        <w:t>ercorsi</w:t>
      </w:r>
      <w:r w:rsidR="00970602" w:rsidRPr="005E7758">
        <w:rPr>
          <w:rFonts w:ascii="Arial" w:hAnsi="Arial" w:cs="Arial"/>
          <w:b/>
          <w:sz w:val="28"/>
        </w:rPr>
        <w:t xml:space="preserve"> da seguire</w:t>
      </w:r>
      <w:r w:rsidR="00473BC0" w:rsidRPr="005E7758">
        <w:rPr>
          <w:rFonts w:ascii="Arial" w:hAnsi="Arial" w:cs="Arial"/>
          <w:b/>
          <w:sz w:val="28"/>
        </w:rPr>
        <w:t>:</w:t>
      </w:r>
      <w:r w:rsidR="00970602" w:rsidRPr="005E7758">
        <w:rPr>
          <w:rFonts w:ascii="Arial" w:hAnsi="Arial" w:cs="Arial"/>
          <w:b/>
          <w:sz w:val="28"/>
        </w:rPr>
        <w:br/>
      </w:r>
      <w:r w:rsidRPr="005E7758">
        <w:rPr>
          <w:rFonts w:asciiTheme="minorHAnsi" w:hAnsiTheme="minorHAnsi" w:cstheme="minorHAnsi"/>
          <w:sz w:val="32"/>
        </w:rPr>
        <w:t>Progetto/app/Http/Controllers/...</w:t>
      </w:r>
    </w:p>
    <w:p w:rsidR="00491889" w:rsidRDefault="00491889" w:rsidP="00970602">
      <w:pPr>
        <w:pStyle w:val="Paragrafoelenco"/>
        <w:rPr>
          <w:rFonts w:asciiTheme="minorHAnsi" w:hAnsiTheme="minorHAnsi" w:cstheme="minorHAnsi"/>
          <w:sz w:val="32"/>
        </w:rPr>
      </w:pPr>
      <w:r w:rsidRPr="00473BC0">
        <w:rPr>
          <w:rFonts w:asciiTheme="minorHAnsi" w:hAnsiTheme="minorHAnsi" w:cstheme="minorHAnsi"/>
          <w:sz w:val="32"/>
        </w:rPr>
        <w:t>Progetto/routes/web.php</w:t>
      </w:r>
    </w:p>
    <w:sectPr w:rsidR="00491889" w:rsidSect="00B629CA">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502" w:rsidRDefault="00A16502" w:rsidP="00BF605E">
      <w:r>
        <w:separator/>
      </w:r>
    </w:p>
  </w:endnote>
  <w:endnote w:type="continuationSeparator" w:id="1">
    <w:p w:rsidR="00A16502" w:rsidRDefault="00A16502" w:rsidP="00BF60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P Simplified Light">
    <w:panose1 w:val="020B0404020204020204"/>
    <w:charset w:val="00"/>
    <w:family w:val="swiss"/>
    <w:pitch w:val="variable"/>
    <w:sig w:usb0="A00002FF" w:usb1="5000205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2887016"/>
      <w:docPartObj>
        <w:docPartGallery w:val="Page Numbers (Bottom of Page)"/>
        <w:docPartUnique/>
      </w:docPartObj>
    </w:sdtPr>
    <w:sdtContent>
      <w:p w:rsidR="006E645F" w:rsidRDefault="000C3C9F">
        <w:pPr>
          <w:pStyle w:val="Pidipagina"/>
        </w:pPr>
        <w:r w:rsidRPr="000C3C9F">
          <w:rPr>
            <w:noProof/>
            <w:lang w:eastAsia="zh-TW"/>
          </w:rPr>
          <w:pict>
            <v:group id="_x0000_s4097" style="position:absolute;margin-left:-131.65pt;margin-top:0;width:34.4pt;height:56.45pt;z-index:251660288;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4098" type="#_x0000_t32" style="position:absolute;left:2111;top:15387;width:0;height:441;flip:y" o:connectortype="straight" strokecolor="#7f7f7f [1612]"/>
              <v:rect id="_x0000_s4099" style="position:absolute;left:1743;top:14699;width:688;height:688;v-text-anchor:middle" filled="f" strokecolor="#7f7f7f [1612]">
                <v:textbox style="mso-next-textbox:#_x0000_s4099">
                  <w:txbxContent>
                    <w:p w:rsidR="006E645F" w:rsidRDefault="000C3C9F">
                      <w:pPr>
                        <w:pStyle w:val="Pidipagina"/>
                        <w:jc w:val="center"/>
                        <w:rPr>
                          <w:sz w:val="16"/>
                          <w:szCs w:val="16"/>
                        </w:rPr>
                      </w:pPr>
                      <w:fldSimple w:instr=" PAGE    \* MERGEFORMAT ">
                        <w:r w:rsidR="005E5FEC" w:rsidRPr="005E5FEC">
                          <w:rPr>
                            <w:noProof/>
                            <w:sz w:val="16"/>
                            <w:szCs w:val="16"/>
                          </w:rPr>
                          <w:t>23</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502" w:rsidRDefault="00A16502" w:rsidP="00BF605E">
      <w:r>
        <w:separator/>
      </w:r>
    </w:p>
  </w:footnote>
  <w:footnote w:type="continuationSeparator" w:id="1">
    <w:p w:rsidR="00A16502" w:rsidRDefault="00A16502" w:rsidP="00BF60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8"/>
      <w:gridCol w:w="2240"/>
    </w:tblGrid>
    <w:tr w:rsidR="006E645F" w:rsidTr="000917FE">
      <w:trPr>
        <w:trHeight w:val="288"/>
      </w:trPr>
      <w:sdt>
        <w:sdtPr>
          <w:rPr>
            <w:rFonts w:asciiTheme="majorHAnsi" w:eastAsiaTheme="majorEastAsia" w:hAnsiTheme="majorHAnsi" w:cstheme="majorBidi"/>
            <w:sz w:val="36"/>
            <w:szCs w:val="36"/>
          </w:rPr>
          <w:alias w:val="Titolo"/>
          <w:id w:val="77761602"/>
          <w:dataBinding w:prefixMappings="xmlns:ns0='http://schemas.openxmlformats.org/package/2006/metadata/core-properties' xmlns:ns1='http://purl.org/dc/elements/1.1/'" w:xpath="/ns0:coreProperties[1]/ns1:title[1]" w:storeItemID="{6C3C8BC8-F283-45AE-878A-BAB7291924A1}"/>
          <w:text/>
        </w:sdtPr>
        <w:sdtContent>
          <w:tc>
            <w:tcPr>
              <w:tcW w:w="7628" w:type="dxa"/>
            </w:tcPr>
            <w:p w:rsidR="006E645F" w:rsidRDefault="006E645F" w:rsidP="000917FE">
              <w:pPr>
                <w:pStyle w:val="Intestazion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SE course - Deliverables</w:t>
              </w:r>
            </w:p>
          </w:tc>
        </w:sdtContent>
      </w:sdt>
      <w:sdt>
        <w:sdtPr>
          <w:rPr>
            <w:rFonts w:asciiTheme="majorHAnsi" w:eastAsiaTheme="majorEastAsia" w:hAnsiTheme="majorHAnsi" w:cstheme="majorBidi"/>
            <w:b/>
            <w:bCs/>
            <w:color w:val="4F81BD" w:themeColor="accent1"/>
            <w:sz w:val="36"/>
            <w:szCs w:val="36"/>
          </w:rPr>
          <w:alias w:val="Anno"/>
          <w:id w:val="77761609"/>
          <w:dataBinding w:prefixMappings="xmlns:ns0='http://schemas.microsoft.com/office/2006/coverPageProps'" w:xpath="/ns0:CoverPageProperties[1]/ns0:PublishDate[1]" w:storeItemID="{55AF091B-3C7A-41E3-B477-F2FDAA23CFDA}"/>
          <w:date>
            <w:dateFormat w:val="yyyy"/>
            <w:lid w:val="it-IT"/>
            <w:storeMappedDataAs w:val="dateTime"/>
            <w:calendar w:val="gregorian"/>
          </w:date>
        </w:sdtPr>
        <w:sdtContent>
          <w:tc>
            <w:tcPr>
              <w:tcW w:w="2240" w:type="dxa"/>
            </w:tcPr>
            <w:p w:rsidR="006E645F" w:rsidRDefault="006E645F" w:rsidP="000917FE">
              <w:pPr>
                <w:pStyle w:val="Intestazion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2019-2020</w:t>
              </w:r>
            </w:p>
          </w:tc>
        </w:sdtContent>
      </w:sdt>
    </w:tr>
  </w:tbl>
  <w:p w:rsidR="006E645F" w:rsidRDefault="006E645F">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1BC"/>
    <w:multiLevelType w:val="hybridMultilevel"/>
    <w:tmpl w:val="1D4A1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DF7D66"/>
    <w:multiLevelType w:val="hybridMultilevel"/>
    <w:tmpl w:val="20E68A4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EF038F3"/>
    <w:multiLevelType w:val="hybridMultilevel"/>
    <w:tmpl w:val="020E0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CED6E99"/>
    <w:multiLevelType w:val="hybridMultilevel"/>
    <w:tmpl w:val="A7364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03A5C19"/>
    <w:multiLevelType w:val="hybridMultilevel"/>
    <w:tmpl w:val="8C84289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3A75406"/>
    <w:multiLevelType w:val="multilevel"/>
    <w:tmpl w:val="85E8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D27133"/>
    <w:multiLevelType w:val="hybridMultilevel"/>
    <w:tmpl w:val="EA16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A4D6049"/>
    <w:multiLevelType w:val="hybridMultilevel"/>
    <w:tmpl w:val="479486B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3195EAA"/>
    <w:multiLevelType w:val="hybridMultilevel"/>
    <w:tmpl w:val="C2C23AEA"/>
    <w:lvl w:ilvl="0" w:tplc="974CBE9A">
      <w:start w:val="1"/>
      <w:numFmt w:val="upperLetter"/>
      <w:lvlText w:val="%1."/>
      <w:lvlJc w:val="left"/>
      <w:pPr>
        <w:ind w:left="900" w:hanging="5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47955CBA"/>
    <w:multiLevelType w:val="hybridMultilevel"/>
    <w:tmpl w:val="3F5889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4BB64C31"/>
    <w:multiLevelType w:val="multilevel"/>
    <w:tmpl w:val="8B5E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8B3BE8"/>
    <w:multiLevelType w:val="hybridMultilevel"/>
    <w:tmpl w:val="B5EA4E8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2B94BA6"/>
    <w:multiLevelType w:val="hybridMultilevel"/>
    <w:tmpl w:val="17B036D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5A42AD0"/>
    <w:multiLevelType w:val="hybridMultilevel"/>
    <w:tmpl w:val="52EE04CC"/>
    <w:lvl w:ilvl="0" w:tplc="04100009">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57B62437"/>
    <w:multiLevelType w:val="multilevel"/>
    <w:tmpl w:val="F3F2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B1E5921"/>
    <w:multiLevelType w:val="hybridMultilevel"/>
    <w:tmpl w:val="08C6D0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59D00D1"/>
    <w:multiLevelType w:val="hybridMultilevel"/>
    <w:tmpl w:val="95CA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69F224F6"/>
    <w:multiLevelType w:val="hybridMultilevel"/>
    <w:tmpl w:val="5FC801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A0D1098"/>
    <w:multiLevelType w:val="hybridMultilevel"/>
    <w:tmpl w:val="8D7C3A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9"/>
  </w:num>
  <w:num w:numId="5">
    <w:abstractNumId w:val="2"/>
  </w:num>
  <w:num w:numId="6">
    <w:abstractNumId w:val="4"/>
  </w:num>
  <w:num w:numId="7">
    <w:abstractNumId w:val="17"/>
  </w:num>
  <w:num w:numId="8">
    <w:abstractNumId w:val="11"/>
  </w:num>
  <w:num w:numId="9">
    <w:abstractNumId w:val="7"/>
  </w:num>
  <w:num w:numId="10">
    <w:abstractNumId w:val="10"/>
  </w:num>
  <w:num w:numId="11">
    <w:abstractNumId w:val="14"/>
  </w:num>
  <w:num w:numId="12">
    <w:abstractNumId w:val="5"/>
  </w:num>
  <w:num w:numId="13">
    <w:abstractNumId w:val="15"/>
  </w:num>
  <w:num w:numId="14">
    <w:abstractNumId w:val="12"/>
  </w:num>
  <w:num w:numId="15">
    <w:abstractNumId w:val="16"/>
  </w:num>
  <w:num w:numId="16">
    <w:abstractNumId w:val="3"/>
  </w:num>
  <w:num w:numId="17">
    <w:abstractNumId w:val="18"/>
  </w:num>
  <w:num w:numId="18">
    <w:abstractNumId w:val="1"/>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characterSpacingControl w:val="doNotCompress"/>
  <w:hdrShapeDefaults>
    <o:shapedefaults v:ext="edit" spidmax="33794"/>
    <o:shapelayout v:ext="edit">
      <o:idmap v:ext="edit" data="4"/>
      <o:rules v:ext="edit">
        <o:r id="V:Rule2" type="connector" idref="#_x0000_s4098"/>
      </o:rules>
    </o:shapelayout>
  </w:hdrShapeDefaults>
  <w:footnotePr>
    <w:footnote w:id="0"/>
    <w:footnote w:id="1"/>
  </w:footnotePr>
  <w:endnotePr>
    <w:endnote w:id="0"/>
    <w:endnote w:id="1"/>
  </w:endnotePr>
  <w:compat/>
  <w:rsids>
    <w:rsidRoot w:val="001D1E20"/>
    <w:rsid w:val="00065F2F"/>
    <w:rsid w:val="00066F68"/>
    <w:rsid w:val="000758CF"/>
    <w:rsid w:val="00076E15"/>
    <w:rsid w:val="000917FE"/>
    <w:rsid w:val="000C3C9F"/>
    <w:rsid w:val="000D3397"/>
    <w:rsid w:val="000E30FE"/>
    <w:rsid w:val="00101AE6"/>
    <w:rsid w:val="001220D2"/>
    <w:rsid w:val="001228E3"/>
    <w:rsid w:val="00131474"/>
    <w:rsid w:val="001475DB"/>
    <w:rsid w:val="00160AFD"/>
    <w:rsid w:val="00161071"/>
    <w:rsid w:val="001729B6"/>
    <w:rsid w:val="001964D6"/>
    <w:rsid w:val="001A2EC8"/>
    <w:rsid w:val="001B624D"/>
    <w:rsid w:val="001C4095"/>
    <w:rsid w:val="001C663A"/>
    <w:rsid w:val="001D1E20"/>
    <w:rsid w:val="001E0CA0"/>
    <w:rsid w:val="00200694"/>
    <w:rsid w:val="002513E2"/>
    <w:rsid w:val="002724DA"/>
    <w:rsid w:val="00283E5D"/>
    <w:rsid w:val="002A0F97"/>
    <w:rsid w:val="002D3A4D"/>
    <w:rsid w:val="002D7E67"/>
    <w:rsid w:val="002F01C8"/>
    <w:rsid w:val="002F3A99"/>
    <w:rsid w:val="00323A21"/>
    <w:rsid w:val="0034590C"/>
    <w:rsid w:val="00370973"/>
    <w:rsid w:val="00376078"/>
    <w:rsid w:val="00385704"/>
    <w:rsid w:val="003A096A"/>
    <w:rsid w:val="003A7F62"/>
    <w:rsid w:val="003B1AB1"/>
    <w:rsid w:val="003B20EE"/>
    <w:rsid w:val="003B46ED"/>
    <w:rsid w:val="003E6B2D"/>
    <w:rsid w:val="003F3F3C"/>
    <w:rsid w:val="004114E2"/>
    <w:rsid w:val="00412666"/>
    <w:rsid w:val="0043138E"/>
    <w:rsid w:val="00470294"/>
    <w:rsid w:val="00473BC0"/>
    <w:rsid w:val="00484654"/>
    <w:rsid w:val="00485306"/>
    <w:rsid w:val="00491889"/>
    <w:rsid w:val="004B15CC"/>
    <w:rsid w:val="004C5C44"/>
    <w:rsid w:val="004E2D96"/>
    <w:rsid w:val="004F4A81"/>
    <w:rsid w:val="0051065B"/>
    <w:rsid w:val="00511149"/>
    <w:rsid w:val="005157AE"/>
    <w:rsid w:val="00535A91"/>
    <w:rsid w:val="0054052E"/>
    <w:rsid w:val="00540C2A"/>
    <w:rsid w:val="005448CB"/>
    <w:rsid w:val="00546023"/>
    <w:rsid w:val="0055234F"/>
    <w:rsid w:val="0055755D"/>
    <w:rsid w:val="00571AEC"/>
    <w:rsid w:val="00571F01"/>
    <w:rsid w:val="00575300"/>
    <w:rsid w:val="00597CFE"/>
    <w:rsid w:val="005B42CE"/>
    <w:rsid w:val="005E0E2B"/>
    <w:rsid w:val="005E5FEC"/>
    <w:rsid w:val="005E7758"/>
    <w:rsid w:val="005F3A96"/>
    <w:rsid w:val="00600429"/>
    <w:rsid w:val="00603B65"/>
    <w:rsid w:val="00615903"/>
    <w:rsid w:val="006367D8"/>
    <w:rsid w:val="006D31F5"/>
    <w:rsid w:val="006D6162"/>
    <w:rsid w:val="006E645F"/>
    <w:rsid w:val="006E696E"/>
    <w:rsid w:val="006F50F4"/>
    <w:rsid w:val="007471A0"/>
    <w:rsid w:val="0075284E"/>
    <w:rsid w:val="00752AF0"/>
    <w:rsid w:val="007562A6"/>
    <w:rsid w:val="007632AB"/>
    <w:rsid w:val="007645FF"/>
    <w:rsid w:val="007A6687"/>
    <w:rsid w:val="007B6F68"/>
    <w:rsid w:val="007C3DBF"/>
    <w:rsid w:val="007E798D"/>
    <w:rsid w:val="008137BA"/>
    <w:rsid w:val="00816794"/>
    <w:rsid w:val="00854A96"/>
    <w:rsid w:val="00896B61"/>
    <w:rsid w:val="00897E6F"/>
    <w:rsid w:val="008C22C0"/>
    <w:rsid w:val="008C2C53"/>
    <w:rsid w:val="008E372B"/>
    <w:rsid w:val="008F57F0"/>
    <w:rsid w:val="008F646F"/>
    <w:rsid w:val="00912826"/>
    <w:rsid w:val="00935244"/>
    <w:rsid w:val="00955BA0"/>
    <w:rsid w:val="00964F24"/>
    <w:rsid w:val="00970602"/>
    <w:rsid w:val="00975D2D"/>
    <w:rsid w:val="0098502D"/>
    <w:rsid w:val="009B1AC1"/>
    <w:rsid w:val="009C7841"/>
    <w:rsid w:val="009C7AA7"/>
    <w:rsid w:val="009E1EDC"/>
    <w:rsid w:val="009E6B2C"/>
    <w:rsid w:val="009F273F"/>
    <w:rsid w:val="00A16502"/>
    <w:rsid w:val="00A21220"/>
    <w:rsid w:val="00A27C5B"/>
    <w:rsid w:val="00A3476B"/>
    <w:rsid w:val="00A35586"/>
    <w:rsid w:val="00A67575"/>
    <w:rsid w:val="00AC15EC"/>
    <w:rsid w:val="00B37EDA"/>
    <w:rsid w:val="00B629CA"/>
    <w:rsid w:val="00B71F28"/>
    <w:rsid w:val="00B85157"/>
    <w:rsid w:val="00B93EEA"/>
    <w:rsid w:val="00BD004E"/>
    <w:rsid w:val="00BF605E"/>
    <w:rsid w:val="00BF7615"/>
    <w:rsid w:val="00C05A17"/>
    <w:rsid w:val="00C419EB"/>
    <w:rsid w:val="00C536DE"/>
    <w:rsid w:val="00C552CB"/>
    <w:rsid w:val="00C61E09"/>
    <w:rsid w:val="00C70080"/>
    <w:rsid w:val="00C75130"/>
    <w:rsid w:val="00C76F04"/>
    <w:rsid w:val="00C86607"/>
    <w:rsid w:val="00CE1CB8"/>
    <w:rsid w:val="00D0356A"/>
    <w:rsid w:val="00D07DC4"/>
    <w:rsid w:val="00D365DC"/>
    <w:rsid w:val="00D46C54"/>
    <w:rsid w:val="00DA7708"/>
    <w:rsid w:val="00DC6271"/>
    <w:rsid w:val="00E15D89"/>
    <w:rsid w:val="00E64C46"/>
    <w:rsid w:val="00E72730"/>
    <w:rsid w:val="00E7301C"/>
    <w:rsid w:val="00EB1F60"/>
    <w:rsid w:val="00EB470B"/>
    <w:rsid w:val="00ED5E2E"/>
    <w:rsid w:val="00F004E3"/>
    <w:rsid w:val="00F16467"/>
    <w:rsid w:val="00F26D80"/>
    <w:rsid w:val="00F35398"/>
    <w:rsid w:val="00F36801"/>
    <w:rsid w:val="00F5121B"/>
    <w:rsid w:val="00F55A3D"/>
    <w:rsid w:val="00F60A02"/>
    <w:rsid w:val="00F72681"/>
    <w:rsid w:val="00F82BE1"/>
    <w:rsid w:val="00F96FC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D1E20"/>
    <w:pPr>
      <w:spacing w:after="0" w:line="240" w:lineRule="auto"/>
    </w:pPr>
    <w:rPr>
      <w:rFonts w:ascii="Times New Roman" w:eastAsia="Times New Roman" w:hAnsi="Times New Roman" w:cs="Times New Roman"/>
      <w:sz w:val="24"/>
      <w:szCs w:val="24"/>
      <w:lang w:val="en-US"/>
    </w:rPr>
  </w:style>
  <w:style w:type="paragraph" w:styleId="Titolo1">
    <w:name w:val="heading 1"/>
    <w:basedOn w:val="Normale"/>
    <w:next w:val="Normale"/>
    <w:link w:val="Titolo1Carattere"/>
    <w:uiPriority w:val="9"/>
    <w:qFormat/>
    <w:rsid w:val="00896B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D1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1D1E20"/>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D1E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D1E20"/>
    <w:rPr>
      <w:rFonts w:asciiTheme="majorHAnsi" w:eastAsiaTheme="majorEastAsia" w:hAnsiTheme="majorHAnsi" w:cstheme="majorBidi"/>
      <w:b/>
      <w:bCs/>
      <w:color w:val="4F81BD" w:themeColor="accent1"/>
      <w:sz w:val="26"/>
      <w:szCs w:val="26"/>
      <w:lang w:val="en-US"/>
    </w:rPr>
  </w:style>
  <w:style w:type="character" w:customStyle="1" w:styleId="Titolo3Carattere">
    <w:name w:val="Titolo 3 Carattere"/>
    <w:basedOn w:val="Carpredefinitoparagrafo"/>
    <w:link w:val="Titolo3"/>
    <w:uiPriority w:val="9"/>
    <w:rsid w:val="001D1E20"/>
    <w:rPr>
      <w:rFonts w:asciiTheme="majorHAnsi" w:eastAsiaTheme="majorEastAsia" w:hAnsiTheme="majorHAnsi" w:cstheme="majorBidi"/>
      <w:b/>
      <w:bCs/>
      <w:color w:val="4F81BD" w:themeColor="accent1"/>
      <w:sz w:val="24"/>
      <w:szCs w:val="24"/>
      <w:lang w:val="en-US"/>
    </w:rPr>
  </w:style>
  <w:style w:type="paragraph" w:styleId="Titolo">
    <w:name w:val="Title"/>
    <w:basedOn w:val="Normale"/>
    <w:next w:val="Normale"/>
    <w:link w:val="TitoloCarattere"/>
    <w:uiPriority w:val="10"/>
    <w:qFormat/>
    <w:rsid w:val="001D1E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1D1E20"/>
    <w:rPr>
      <w:rFonts w:asciiTheme="majorHAnsi" w:eastAsiaTheme="majorEastAsia" w:hAnsiTheme="majorHAnsi" w:cstheme="majorBidi"/>
      <w:color w:val="17365D" w:themeColor="text2" w:themeShade="BF"/>
      <w:spacing w:val="5"/>
      <w:kern w:val="28"/>
      <w:sz w:val="52"/>
      <w:szCs w:val="52"/>
      <w:lang w:val="en-US"/>
    </w:rPr>
  </w:style>
  <w:style w:type="paragraph" w:styleId="Paragrafoelenco">
    <w:name w:val="List Paragraph"/>
    <w:basedOn w:val="Normale"/>
    <w:uiPriority w:val="34"/>
    <w:qFormat/>
    <w:rsid w:val="001D1E20"/>
    <w:pPr>
      <w:ind w:left="720"/>
      <w:contextualSpacing/>
    </w:pPr>
  </w:style>
  <w:style w:type="character" w:styleId="Enfasiintensa">
    <w:name w:val="Intense Emphasis"/>
    <w:basedOn w:val="Carpredefinitoparagrafo"/>
    <w:uiPriority w:val="21"/>
    <w:qFormat/>
    <w:rsid w:val="001D1E20"/>
    <w:rPr>
      <w:rFonts w:cs="Times New Roman"/>
      <w:b/>
      <w:bCs/>
      <w:i/>
      <w:iCs/>
      <w:color w:val="4F81BD"/>
    </w:rPr>
  </w:style>
  <w:style w:type="character" w:customStyle="1" w:styleId="Titolo4Carattere">
    <w:name w:val="Titolo 4 Carattere"/>
    <w:basedOn w:val="Carpredefinitoparagrafo"/>
    <w:link w:val="Titolo4"/>
    <w:uiPriority w:val="9"/>
    <w:rsid w:val="001D1E20"/>
    <w:rPr>
      <w:rFonts w:asciiTheme="majorHAnsi" w:eastAsiaTheme="majorEastAsia" w:hAnsiTheme="majorHAnsi" w:cstheme="majorBidi"/>
      <w:b/>
      <w:bCs/>
      <w:i/>
      <w:iCs/>
      <w:color w:val="4F81BD" w:themeColor="accent1"/>
      <w:sz w:val="24"/>
      <w:szCs w:val="24"/>
      <w:lang w:val="en-US"/>
    </w:rPr>
  </w:style>
  <w:style w:type="character" w:customStyle="1" w:styleId="Titolo1Carattere">
    <w:name w:val="Titolo 1 Carattere"/>
    <w:basedOn w:val="Carpredefinitoparagrafo"/>
    <w:link w:val="Titolo1"/>
    <w:uiPriority w:val="9"/>
    <w:rsid w:val="00896B61"/>
    <w:rPr>
      <w:rFonts w:asciiTheme="majorHAnsi" w:eastAsiaTheme="majorEastAsia" w:hAnsiTheme="majorHAnsi" w:cstheme="majorBidi"/>
      <w:b/>
      <w:bCs/>
      <w:color w:val="365F91" w:themeColor="accent1" w:themeShade="BF"/>
      <w:sz w:val="28"/>
      <w:szCs w:val="28"/>
      <w:lang w:val="en-US"/>
    </w:rPr>
  </w:style>
  <w:style w:type="paragraph" w:styleId="Nessunaspaziatura">
    <w:name w:val="No Spacing"/>
    <w:uiPriority w:val="1"/>
    <w:qFormat/>
    <w:rsid w:val="00896B61"/>
    <w:pPr>
      <w:spacing w:after="0" w:line="240" w:lineRule="auto"/>
    </w:pPr>
    <w:rPr>
      <w:rFonts w:ascii="Times New Roman" w:eastAsia="Times New Roman" w:hAnsi="Times New Roman" w:cs="Times New Roman"/>
      <w:sz w:val="24"/>
      <w:szCs w:val="24"/>
      <w:lang w:val="en-US"/>
    </w:rPr>
  </w:style>
  <w:style w:type="paragraph" w:styleId="Intestazione">
    <w:name w:val="header"/>
    <w:basedOn w:val="Normale"/>
    <w:link w:val="IntestazioneCarattere"/>
    <w:uiPriority w:val="99"/>
    <w:unhideWhenUsed/>
    <w:rsid w:val="00BF605E"/>
    <w:pPr>
      <w:tabs>
        <w:tab w:val="center" w:pos="4819"/>
        <w:tab w:val="right" w:pos="9638"/>
      </w:tabs>
    </w:pPr>
  </w:style>
  <w:style w:type="character" w:customStyle="1" w:styleId="IntestazioneCarattere">
    <w:name w:val="Intestazione Carattere"/>
    <w:basedOn w:val="Carpredefinitoparagrafo"/>
    <w:link w:val="Intestazione"/>
    <w:uiPriority w:val="99"/>
    <w:rsid w:val="00BF605E"/>
    <w:rPr>
      <w:rFonts w:ascii="Times New Roman" w:eastAsia="Times New Roman" w:hAnsi="Times New Roman" w:cs="Times New Roman"/>
      <w:sz w:val="24"/>
      <w:szCs w:val="24"/>
      <w:lang w:val="en-US"/>
    </w:rPr>
  </w:style>
  <w:style w:type="paragraph" w:styleId="Pidipagina">
    <w:name w:val="footer"/>
    <w:basedOn w:val="Normale"/>
    <w:link w:val="PidipaginaCarattere"/>
    <w:uiPriority w:val="99"/>
    <w:unhideWhenUsed/>
    <w:rsid w:val="00BF605E"/>
    <w:pPr>
      <w:tabs>
        <w:tab w:val="center" w:pos="4819"/>
        <w:tab w:val="right" w:pos="9638"/>
      </w:tabs>
    </w:pPr>
  </w:style>
  <w:style w:type="character" w:customStyle="1" w:styleId="PidipaginaCarattere">
    <w:name w:val="Piè di pagina Carattere"/>
    <w:basedOn w:val="Carpredefinitoparagrafo"/>
    <w:link w:val="Pidipagina"/>
    <w:uiPriority w:val="99"/>
    <w:rsid w:val="00BF605E"/>
    <w:rPr>
      <w:rFonts w:ascii="Times New Roman" w:eastAsia="Times New Roman" w:hAnsi="Times New Roman" w:cs="Times New Roman"/>
      <w:sz w:val="24"/>
      <w:szCs w:val="24"/>
      <w:lang w:val="en-US"/>
    </w:rPr>
  </w:style>
  <w:style w:type="paragraph" w:styleId="Testofumetto">
    <w:name w:val="Balloon Text"/>
    <w:basedOn w:val="Normale"/>
    <w:link w:val="TestofumettoCarattere"/>
    <w:uiPriority w:val="99"/>
    <w:semiHidden/>
    <w:unhideWhenUsed/>
    <w:rsid w:val="000917F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917FE"/>
    <w:rPr>
      <w:rFonts w:ascii="Tahoma" w:eastAsia="Times New Roman" w:hAnsi="Tahoma" w:cs="Tahoma"/>
      <w:sz w:val="16"/>
      <w:szCs w:val="16"/>
      <w:lang w:val="en-US"/>
    </w:rPr>
  </w:style>
  <w:style w:type="paragraph" w:styleId="NormaleWeb">
    <w:name w:val="Normal (Web)"/>
    <w:basedOn w:val="Normale"/>
    <w:uiPriority w:val="99"/>
    <w:unhideWhenUsed/>
    <w:rsid w:val="003F3F3C"/>
    <w:pPr>
      <w:spacing w:before="100" w:beforeAutospacing="1" w:after="100" w:afterAutospacing="1"/>
    </w:pPr>
    <w:rPr>
      <w:lang w:val="it-IT" w:eastAsia="it-IT"/>
    </w:rPr>
  </w:style>
  <w:style w:type="paragraph" w:styleId="Titolosommario">
    <w:name w:val="TOC Heading"/>
    <w:basedOn w:val="Titolo1"/>
    <w:next w:val="Normale"/>
    <w:uiPriority w:val="39"/>
    <w:unhideWhenUsed/>
    <w:qFormat/>
    <w:rsid w:val="00F60A02"/>
    <w:pPr>
      <w:spacing w:line="276" w:lineRule="auto"/>
      <w:outlineLvl w:val="9"/>
    </w:pPr>
    <w:rPr>
      <w:lang w:val="it-IT"/>
    </w:rPr>
  </w:style>
  <w:style w:type="paragraph" w:styleId="Sommario2">
    <w:name w:val="toc 2"/>
    <w:basedOn w:val="Normale"/>
    <w:next w:val="Normale"/>
    <w:autoRedefine/>
    <w:uiPriority w:val="39"/>
    <w:unhideWhenUsed/>
    <w:qFormat/>
    <w:rsid w:val="00F60A02"/>
    <w:pPr>
      <w:spacing w:after="100" w:line="276" w:lineRule="auto"/>
      <w:ind w:left="220"/>
    </w:pPr>
    <w:rPr>
      <w:rFonts w:asciiTheme="minorHAnsi" w:eastAsiaTheme="minorEastAsia" w:hAnsiTheme="minorHAnsi" w:cstheme="minorBidi"/>
      <w:sz w:val="22"/>
      <w:szCs w:val="22"/>
      <w:lang w:val="it-IT"/>
    </w:rPr>
  </w:style>
  <w:style w:type="paragraph" w:styleId="Sommario1">
    <w:name w:val="toc 1"/>
    <w:basedOn w:val="Normale"/>
    <w:next w:val="Normale"/>
    <w:autoRedefine/>
    <w:uiPriority w:val="39"/>
    <w:unhideWhenUsed/>
    <w:qFormat/>
    <w:rsid w:val="00603B65"/>
    <w:pPr>
      <w:spacing w:after="100" w:line="276" w:lineRule="auto"/>
    </w:pPr>
    <w:rPr>
      <w:rFonts w:asciiTheme="minorHAnsi" w:eastAsiaTheme="minorEastAsia" w:hAnsiTheme="minorHAnsi" w:cstheme="minorBidi"/>
      <w:b/>
      <w:sz w:val="22"/>
      <w:szCs w:val="22"/>
      <w:lang w:val="it-IT"/>
    </w:rPr>
  </w:style>
  <w:style w:type="paragraph" w:styleId="Sommario3">
    <w:name w:val="toc 3"/>
    <w:basedOn w:val="Normale"/>
    <w:next w:val="Normale"/>
    <w:autoRedefine/>
    <w:uiPriority w:val="39"/>
    <w:unhideWhenUsed/>
    <w:qFormat/>
    <w:rsid w:val="00F60A02"/>
    <w:pPr>
      <w:spacing w:after="100" w:line="276" w:lineRule="auto"/>
      <w:ind w:left="440"/>
    </w:pPr>
    <w:rPr>
      <w:rFonts w:asciiTheme="minorHAnsi" w:eastAsiaTheme="minorEastAsia" w:hAnsiTheme="minorHAnsi" w:cstheme="minorBidi"/>
      <w:sz w:val="22"/>
      <w:szCs w:val="22"/>
      <w:lang w:val="it-IT"/>
    </w:rPr>
  </w:style>
  <w:style w:type="character" w:styleId="Collegamentoipertestuale">
    <w:name w:val="Hyperlink"/>
    <w:basedOn w:val="Carpredefinitoparagrafo"/>
    <w:uiPriority w:val="99"/>
    <w:unhideWhenUsed/>
    <w:rsid w:val="00F60A02"/>
    <w:rPr>
      <w:color w:val="0000FF" w:themeColor="hyperlink"/>
      <w:u w:val="single"/>
    </w:rPr>
  </w:style>
  <w:style w:type="table" w:styleId="Grigliatabella">
    <w:name w:val="Table Grid"/>
    <w:basedOn w:val="Tabellanormale"/>
    <w:uiPriority w:val="59"/>
    <w:rsid w:val="009C7A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9E1ED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9422501">
      <w:bodyDiv w:val="1"/>
      <w:marLeft w:val="0"/>
      <w:marRight w:val="0"/>
      <w:marTop w:val="0"/>
      <w:marBottom w:val="0"/>
      <w:divBdr>
        <w:top w:val="none" w:sz="0" w:space="0" w:color="auto"/>
        <w:left w:val="none" w:sz="0" w:space="0" w:color="auto"/>
        <w:bottom w:val="none" w:sz="0" w:space="0" w:color="auto"/>
        <w:right w:val="none" w:sz="0" w:space="0" w:color="auto"/>
      </w:divBdr>
    </w:div>
    <w:div w:id="346254180">
      <w:bodyDiv w:val="1"/>
      <w:marLeft w:val="0"/>
      <w:marRight w:val="0"/>
      <w:marTop w:val="0"/>
      <w:marBottom w:val="0"/>
      <w:divBdr>
        <w:top w:val="none" w:sz="0" w:space="0" w:color="auto"/>
        <w:left w:val="none" w:sz="0" w:space="0" w:color="auto"/>
        <w:bottom w:val="none" w:sz="0" w:space="0" w:color="auto"/>
        <w:right w:val="none" w:sz="0" w:space="0" w:color="auto"/>
      </w:divBdr>
    </w:div>
    <w:div w:id="552304352">
      <w:bodyDiv w:val="1"/>
      <w:marLeft w:val="0"/>
      <w:marRight w:val="0"/>
      <w:marTop w:val="0"/>
      <w:marBottom w:val="0"/>
      <w:divBdr>
        <w:top w:val="none" w:sz="0" w:space="0" w:color="auto"/>
        <w:left w:val="none" w:sz="0" w:space="0" w:color="auto"/>
        <w:bottom w:val="none" w:sz="0" w:space="0" w:color="auto"/>
        <w:right w:val="none" w:sz="0" w:space="0" w:color="auto"/>
      </w:divBdr>
    </w:div>
    <w:div w:id="627012120">
      <w:bodyDiv w:val="1"/>
      <w:marLeft w:val="0"/>
      <w:marRight w:val="0"/>
      <w:marTop w:val="0"/>
      <w:marBottom w:val="0"/>
      <w:divBdr>
        <w:top w:val="none" w:sz="0" w:space="0" w:color="auto"/>
        <w:left w:val="none" w:sz="0" w:space="0" w:color="auto"/>
        <w:bottom w:val="none" w:sz="0" w:space="0" w:color="auto"/>
        <w:right w:val="none" w:sz="0" w:space="0" w:color="auto"/>
      </w:divBdr>
    </w:div>
    <w:div w:id="644748721">
      <w:bodyDiv w:val="1"/>
      <w:marLeft w:val="0"/>
      <w:marRight w:val="0"/>
      <w:marTop w:val="0"/>
      <w:marBottom w:val="0"/>
      <w:divBdr>
        <w:top w:val="none" w:sz="0" w:space="0" w:color="auto"/>
        <w:left w:val="none" w:sz="0" w:space="0" w:color="auto"/>
        <w:bottom w:val="none" w:sz="0" w:space="0" w:color="auto"/>
        <w:right w:val="none" w:sz="0" w:space="0" w:color="auto"/>
      </w:divBdr>
    </w:div>
    <w:div w:id="678625281">
      <w:bodyDiv w:val="1"/>
      <w:marLeft w:val="0"/>
      <w:marRight w:val="0"/>
      <w:marTop w:val="0"/>
      <w:marBottom w:val="0"/>
      <w:divBdr>
        <w:top w:val="none" w:sz="0" w:space="0" w:color="auto"/>
        <w:left w:val="none" w:sz="0" w:space="0" w:color="auto"/>
        <w:bottom w:val="none" w:sz="0" w:space="0" w:color="auto"/>
        <w:right w:val="none" w:sz="0" w:space="0" w:color="auto"/>
      </w:divBdr>
    </w:div>
    <w:div w:id="903831179">
      <w:bodyDiv w:val="1"/>
      <w:marLeft w:val="0"/>
      <w:marRight w:val="0"/>
      <w:marTop w:val="0"/>
      <w:marBottom w:val="0"/>
      <w:divBdr>
        <w:top w:val="none" w:sz="0" w:space="0" w:color="auto"/>
        <w:left w:val="none" w:sz="0" w:space="0" w:color="auto"/>
        <w:bottom w:val="none" w:sz="0" w:space="0" w:color="auto"/>
        <w:right w:val="none" w:sz="0" w:space="0" w:color="auto"/>
      </w:divBdr>
    </w:div>
    <w:div w:id="1082919443">
      <w:bodyDiv w:val="1"/>
      <w:marLeft w:val="0"/>
      <w:marRight w:val="0"/>
      <w:marTop w:val="0"/>
      <w:marBottom w:val="0"/>
      <w:divBdr>
        <w:top w:val="none" w:sz="0" w:space="0" w:color="auto"/>
        <w:left w:val="none" w:sz="0" w:space="0" w:color="auto"/>
        <w:bottom w:val="none" w:sz="0" w:space="0" w:color="auto"/>
        <w:right w:val="none" w:sz="0" w:space="0" w:color="auto"/>
      </w:divBdr>
    </w:div>
    <w:div w:id="1183780013">
      <w:bodyDiv w:val="1"/>
      <w:marLeft w:val="0"/>
      <w:marRight w:val="0"/>
      <w:marTop w:val="0"/>
      <w:marBottom w:val="0"/>
      <w:divBdr>
        <w:top w:val="none" w:sz="0" w:space="0" w:color="auto"/>
        <w:left w:val="none" w:sz="0" w:space="0" w:color="auto"/>
        <w:bottom w:val="none" w:sz="0" w:space="0" w:color="auto"/>
        <w:right w:val="none" w:sz="0" w:space="0" w:color="auto"/>
      </w:divBdr>
    </w:div>
    <w:div w:id="1229268399">
      <w:bodyDiv w:val="1"/>
      <w:marLeft w:val="0"/>
      <w:marRight w:val="0"/>
      <w:marTop w:val="0"/>
      <w:marBottom w:val="0"/>
      <w:divBdr>
        <w:top w:val="none" w:sz="0" w:space="0" w:color="auto"/>
        <w:left w:val="none" w:sz="0" w:space="0" w:color="auto"/>
        <w:bottom w:val="none" w:sz="0" w:space="0" w:color="auto"/>
        <w:right w:val="none" w:sz="0" w:space="0" w:color="auto"/>
      </w:divBdr>
    </w:div>
    <w:div w:id="1451969993">
      <w:bodyDiv w:val="1"/>
      <w:marLeft w:val="0"/>
      <w:marRight w:val="0"/>
      <w:marTop w:val="0"/>
      <w:marBottom w:val="0"/>
      <w:divBdr>
        <w:top w:val="none" w:sz="0" w:space="0" w:color="auto"/>
        <w:left w:val="none" w:sz="0" w:space="0" w:color="auto"/>
        <w:bottom w:val="none" w:sz="0" w:space="0" w:color="auto"/>
        <w:right w:val="none" w:sz="0" w:space="0" w:color="auto"/>
      </w:divBdr>
    </w:div>
    <w:div w:id="1532690719">
      <w:bodyDiv w:val="1"/>
      <w:marLeft w:val="0"/>
      <w:marRight w:val="0"/>
      <w:marTop w:val="0"/>
      <w:marBottom w:val="0"/>
      <w:divBdr>
        <w:top w:val="none" w:sz="0" w:space="0" w:color="auto"/>
        <w:left w:val="none" w:sz="0" w:space="0" w:color="auto"/>
        <w:bottom w:val="none" w:sz="0" w:space="0" w:color="auto"/>
        <w:right w:val="none" w:sz="0" w:space="0" w:color="auto"/>
      </w:divBdr>
    </w:div>
    <w:div w:id="1617365495">
      <w:bodyDiv w:val="1"/>
      <w:marLeft w:val="0"/>
      <w:marRight w:val="0"/>
      <w:marTop w:val="0"/>
      <w:marBottom w:val="0"/>
      <w:divBdr>
        <w:top w:val="none" w:sz="0" w:space="0" w:color="auto"/>
        <w:left w:val="none" w:sz="0" w:space="0" w:color="auto"/>
        <w:bottom w:val="none" w:sz="0" w:space="0" w:color="auto"/>
        <w:right w:val="none" w:sz="0" w:space="0" w:color="auto"/>
      </w:divBdr>
    </w:div>
    <w:div w:id="1720276117">
      <w:bodyDiv w:val="1"/>
      <w:marLeft w:val="0"/>
      <w:marRight w:val="0"/>
      <w:marTop w:val="0"/>
      <w:marBottom w:val="0"/>
      <w:divBdr>
        <w:top w:val="none" w:sz="0" w:space="0" w:color="auto"/>
        <w:left w:val="none" w:sz="0" w:space="0" w:color="auto"/>
        <w:bottom w:val="none" w:sz="0" w:space="0" w:color="auto"/>
        <w:right w:val="none" w:sz="0" w:space="0" w:color="auto"/>
      </w:divBdr>
    </w:div>
    <w:div w:id="195975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umenter.getpostman.com/view/9813985/SWLYAVn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6051A-44FE-4323-BFDF-B2419AB1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23</Pages>
  <Words>4291</Words>
  <Characters>24464</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SE course - Deliverables</vt:lpstr>
    </vt:vector>
  </TitlesOfParts>
  <Company>HP</Company>
  <LinksUpToDate>false</LinksUpToDate>
  <CharactersWithSpaces>28698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course - Deliverables</dc:title>
  <dc:creator>HP</dc:creator>
  <cp:lastModifiedBy>HP</cp:lastModifiedBy>
  <cp:revision>22</cp:revision>
  <dcterms:created xsi:type="dcterms:W3CDTF">2020-01-16T08:04:00Z</dcterms:created>
  <dcterms:modified xsi:type="dcterms:W3CDTF">2020-01-18T10:11:00Z</dcterms:modified>
</cp:coreProperties>
</file>